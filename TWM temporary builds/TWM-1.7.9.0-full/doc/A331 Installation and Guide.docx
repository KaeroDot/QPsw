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F77" w:rsidRPr="009E3B61" w:rsidRDefault="00775F77">
      <w:pPr>
        <w:rPr>
          <w:lang w:val="en-GB"/>
        </w:rPr>
      </w:pPr>
    </w:p>
    <w:p w:rsidR="00775F77" w:rsidRPr="009E3B61" w:rsidRDefault="00775F77">
      <w:pPr>
        <w:rPr>
          <w:lang w:val="en-GB"/>
        </w:rPr>
      </w:pPr>
    </w:p>
    <w:p w:rsidR="00ED7F08" w:rsidRPr="009E3B61" w:rsidRDefault="00ED7F08">
      <w:pPr>
        <w:rPr>
          <w:lang w:val="en-GB"/>
        </w:rPr>
      </w:pPr>
    </w:p>
    <w:p w:rsidR="00B26FC8" w:rsidRPr="009E3B61" w:rsidRDefault="00B26FC8">
      <w:pPr>
        <w:rPr>
          <w:lang w:val="en-GB"/>
        </w:rPr>
      </w:pPr>
    </w:p>
    <w:p w:rsidR="00F115C3" w:rsidRPr="009E3B61" w:rsidRDefault="00F115C3" w:rsidP="00ED7F08">
      <w:pPr>
        <w:jc w:val="center"/>
        <w:rPr>
          <w:rFonts w:asciiTheme="majorHAnsi" w:hAnsiTheme="majorHAnsi"/>
          <w:b/>
          <w:sz w:val="72"/>
          <w:lang w:val="en-GB"/>
        </w:rPr>
      </w:pPr>
      <w:r w:rsidRPr="009E3B61">
        <w:rPr>
          <w:rFonts w:asciiTheme="majorHAnsi" w:hAnsiTheme="majorHAnsi"/>
          <w:noProof/>
          <w:sz w:val="40"/>
          <w:lang w:val="cs-CZ" w:eastAsia="cs-CZ"/>
        </w:rPr>
        <w:drawing>
          <wp:inline distT="0" distB="0" distL="0" distR="0" wp14:anchorId="230D0521" wp14:editId="458A7A96">
            <wp:extent cx="3714750" cy="1447800"/>
            <wp:effectExtent l="0" t="0" r="0" b="0"/>
            <wp:docPr id="2" name="Image 2" descr="C:\Users\SOCCALINGAME\Downloads\_files_wp5_task 5.1_17logo_final_small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CCALINGAME\Downloads\_files_wp5_task 5.1_17logo_final_small_v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4750" cy="1447800"/>
                    </a:xfrm>
                    <a:prstGeom prst="rect">
                      <a:avLst/>
                    </a:prstGeom>
                    <a:noFill/>
                    <a:ln>
                      <a:noFill/>
                    </a:ln>
                  </pic:spPr>
                </pic:pic>
              </a:graphicData>
            </a:graphic>
          </wp:inline>
        </w:drawing>
      </w:r>
    </w:p>
    <w:p w:rsidR="00F115C3" w:rsidRPr="009E3B61" w:rsidRDefault="00F115C3" w:rsidP="00F115C3">
      <w:pPr>
        <w:rPr>
          <w:lang w:val="en-GB"/>
        </w:rPr>
      </w:pPr>
    </w:p>
    <w:p w:rsidR="00775F77" w:rsidRPr="009E3B61" w:rsidRDefault="00ED7F08" w:rsidP="00ED7F08">
      <w:pPr>
        <w:jc w:val="center"/>
        <w:rPr>
          <w:rFonts w:asciiTheme="majorHAnsi" w:hAnsiTheme="majorHAnsi"/>
          <w:b/>
          <w:sz w:val="56"/>
          <w:lang w:val="en-GB"/>
        </w:rPr>
      </w:pPr>
      <w:r w:rsidRPr="009E3B61">
        <w:rPr>
          <w:rFonts w:asciiTheme="majorHAnsi" w:hAnsiTheme="majorHAnsi"/>
          <w:b/>
          <w:sz w:val="56"/>
          <w:lang w:val="en-GB"/>
        </w:rPr>
        <w:t>GUIDE FOR SAMPLING POWER AND P</w:t>
      </w:r>
      <w:r w:rsidR="00457083" w:rsidRPr="009E3B61">
        <w:rPr>
          <w:rFonts w:asciiTheme="majorHAnsi" w:hAnsiTheme="majorHAnsi"/>
          <w:b/>
          <w:sz w:val="56"/>
          <w:lang w:val="en-GB"/>
        </w:rPr>
        <w:t xml:space="preserve">OWER </w:t>
      </w:r>
      <w:r w:rsidRPr="009E3B61">
        <w:rPr>
          <w:rFonts w:asciiTheme="majorHAnsi" w:hAnsiTheme="majorHAnsi"/>
          <w:b/>
          <w:sz w:val="56"/>
          <w:lang w:val="en-GB"/>
        </w:rPr>
        <w:t>Q</w:t>
      </w:r>
      <w:r w:rsidR="00457083" w:rsidRPr="009E3B61">
        <w:rPr>
          <w:rFonts w:asciiTheme="majorHAnsi" w:hAnsiTheme="majorHAnsi"/>
          <w:b/>
          <w:sz w:val="56"/>
          <w:lang w:val="en-GB"/>
        </w:rPr>
        <w:t>UALITY</w:t>
      </w:r>
      <w:r w:rsidRPr="009E3B61">
        <w:rPr>
          <w:rFonts w:asciiTheme="majorHAnsi" w:hAnsiTheme="majorHAnsi"/>
          <w:b/>
          <w:sz w:val="56"/>
          <w:lang w:val="en-GB"/>
        </w:rPr>
        <w:t xml:space="preserve"> ME</w:t>
      </w:r>
      <w:r w:rsidR="00316F5A" w:rsidRPr="009E3B61">
        <w:rPr>
          <w:rFonts w:asciiTheme="majorHAnsi" w:hAnsiTheme="majorHAnsi"/>
          <w:b/>
          <w:sz w:val="56"/>
          <w:lang w:val="en-GB"/>
        </w:rPr>
        <w:t>A</w:t>
      </w:r>
      <w:r w:rsidRPr="009E3B61">
        <w:rPr>
          <w:rFonts w:asciiTheme="majorHAnsi" w:hAnsiTheme="majorHAnsi"/>
          <w:b/>
          <w:sz w:val="56"/>
          <w:lang w:val="en-GB"/>
        </w:rPr>
        <w:t>SUREMENTS</w:t>
      </w:r>
    </w:p>
    <w:tbl>
      <w:tblPr>
        <w:tblStyle w:val="Mkatabulky"/>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2"/>
      </w:tblGrid>
      <w:tr w:rsidR="00ED7F08" w:rsidRPr="009E3B61" w:rsidTr="00ED7F08">
        <w:tc>
          <w:tcPr>
            <w:tcW w:w="9212" w:type="dxa"/>
          </w:tcPr>
          <w:p w:rsidR="00ED7F08" w:rsidRPr="009E3B61" w:rsidRDefault="00ED7F08" w:rsidP="00ED7F08">
            <w:pPr>
              <w:rPr>
                <w:lang w:val="en-GB"/>
              </w:rPr>
            </w:pPr>
          </w:p>
        </w:tc>
      </w:tr>
    </w:tbl>
    <w:p w:rsidR="008C1AE0" w:rsidRPr="009E3B61" w:rsidRDefault="00762370" w:rsidP="00ED7F08">
      <w:pPr>
        <w:jc w:val="center"/>
        <w:rPr>
          <w:rFonts w:asciiTheme="majorHAnsi" w:hAnsiTheme="majorHAnsi"/>
          <w:sz w:val="40"/>
          <w:lang w:val="en-GB"/>
        </w:rPr>
      </w:pPr>
      <w:r w:rsidRPr="009E3B61">
        <w:rPr>
          <w:rFonts w:asciiTheme="majorHAnsi" w:hAnsiTheme="majorHAnsi"/>
          <w:sz w:val="40"/>
          <w:lang w:val="en-GB"/>
        </w:rPr>
        <w:t>CHAPTER 3</w:t>
      </w:r>
    </w:p>
    <w:p w:rsidR="00ED7F08" w:rsidRPr="009E3B61" w:rsidRDefault="00762370" w:rsidP="00ED7F08">
      <w:pPr>
        <w:jc w:val="center"/>
        <w:rPr>
          <w:rFonts w:asciiTheme="majorHAnsi" w:hAnsiTheme="majorHAnsi"/>
          <w:sz w:val="40"/>
          <w:lang w:val="en-GB"/>
        </w:rPr>
      </w:pPr>
      <w:r w:rsidRPr="009E3B61">
        <w:rPr>
          <w:rFonts w:asciiTheme="majorHAnsi" w:hAnsiTheme="majorHAnsi"/>
          <w:sz w:val="40"/>
          <w:lang w:val="en-GB"/>
        </w:rPr>
        <w:t>USER’S GUIDE FOR THE OPEN SOFTWARE TOOL</w:t>
      </w:r>
    </w:p>
    <w:p w:rsidR="00617EEC" w:rsidRPr="009E3B61" w:rsidRDefault="00617EEC" w:rsidP="00ED7F08">
      <w:pPr>
        <w:jc w:val="center"/>
        <w:rPr>
          <w:rFonts w:asciiTheme="majorHAnsi" w:hAnsiTheme="majorHAnsi"/>
          <w:sz w:val="40"/>
          <w:lang w:val="en-GB"/>
        </w:rPr>
      </w:pPr>
    </w:p>
    <w:p w:rsidR="00617EEC" w:rsidRPr="009E3B61" w:rsidRDefault="00617EEC" w:rsidP="00B26FC8">
      <w:pPr>
        <w:rPr>
          <w:lang w:val="en-GB"/>
        </w:rPr>
        <w:sectPr w:rsidR="00617EEC" w:rsidRPr="009E3B61" w:rsidSect="00C87C88">
          <w:headerReference w:type="default" r:id="rId10"/>
          <w:footerReference w:type="default" r:id="rId11"/>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color w:val="D9D9D9" w:themeColor="background1" w:themeShade="D9"/>
          <w:sz w:val="40"/>
          <w:lang w:val="en-GB"/>
        </w:rPr>
      </w:pPr>
      <w:bookmarkStart w:id="0" w:name="_Toc508200611"/>
      <w:bookmarkStart w:id="1" w:name="_Toc508200812"/>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pPr>
    </w:p>
    <w:p w:rsidR="008738A2" w:rsidRPr="009E3B61" w:rsidRDefault="008738A2" w:rsidP="008738A2">
      <w:pPr>
        <w:jc w:val="center"/>
        <w:rPr>
          <w:rFonts w:asciiTheme="majorHAnsi" w:hAnsiTheme="majorHAnsi"/>
          <w:color w:val="D9D9D9" w:themeColor="background1" w:themeShade="D9"/>
          <w:sz w:val="40"/>
          <w:lang w:val="en-GB"/>
        </w:rPr>
        <w:sectPr w:rsidR="008738A2"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GLOSSARY</w:t>
      </w:r>
    </w:p>
    <w:p w:rsidR="005D5A41" w:rsidRPr="009E3B61" w:rsidRDefault="005D5A41" w:rsidP="005D5A41">
      <w:pPr>
        <w:spacing w:after="120"/>
        <w:jc w:val="left"/>
        <w:rPr>
          <w:lang w:val="en-GB"/>
        </w:rPr>
      </w:pPr>
      <w:proofErr w:type="gramStart"/>
      <w:r w:rsidRPr="009E3B61">
        <w:rPr>
          <w:b/>
          <w:lang w:val="en-GB"/>
        </w:rPr>
        <w:t>PQ</w:t>
      </w:r>
      <w:r w:rsidRPr="009E3B61">
        <w:rPr>
          <w:lang w:val="en-GB"/>
        </w:rPr>
        <w:t xml:space="preserve"> :</w:t>
      </w:r>
      <w:proofErr w:type="gramEnd"/>
      <w:r w:rsidRPr="009E3B61">
        <w:rPr>
          <w:lang w:val="en-GB"/>
        </w:rPr>
        <w:t xml:space="preserve"> </w:t>
      </w:r>
      <w:r w:rsidRPr="009E3B61">
        <w:rPr>
          <w:lang w:val="en-GB"/>
        </w:rPr>
        <w:tab/>
      </w:r>
      <w:r w:rsidRPr="009E3B61">
        <w:rPr>
          <w:lang w:val="en-GB"/>
        </w:rPr>
        <w:tab/>
      </w:r>
      <w:r w:rsidRPr="009E3B61">
        <w:rPr>
          <w:lang w:val="en-GB"/>
        </w:rPr>
        <w:tab/>
        <w:t>Power Quality</w:t>
      </w:r>
    </w:p>
    <w:p w:rsidR="00D25957" w:rsidRPr="009E3B61" w:rsidRDefault="00D25957" w:rsidP="008738A2">
      <w:pPr>
        <w:rPr>
          <w:lang w:val="en-GB"/>
        </w:rPr>
      </w:pPr>
    </w:p>
    <w:p w:rsidR="00D25957" w:rsidRPr="009E3B61" w:rsidRDefault="00D25957" w:rsidP="00D25957">
      <w:pPr>
        <w:rPr>
          <w:color w:val="FF0000"/>
          <w:lang w:val="en-GB"/>
        </w:rPr>
      </w:pPr>
      <w:r w:rsidRPr="009E3B61">
        <w:rPr>
          <w:color w:val="FF0000"/>
          <w:lang w:val="en-GB"/>
        </w:rPr>
        <w:t>To be completed…</w:t>
      </w:r>
    </w:p>
    <w:p w:rsidR="00D25957" w:rsidRPr="009E3B61" w:rsidRDefault="00D25957" w:rsidP="008738A2">
      <w:pPr>
        <w:rPr>
          <w:lang w:val="en-GB"/>
        </w:rPr>
        <w:sectPr w:rsidR="00D25957" w:rsidRPr="009E3B61">
          <w:pgSz w:w="11906" w:h="16838"/>
          <w:pgMar w:top="1417" w:right="1417" w:bottom="1417" w:left="1417" w:header="708" w:footer="708" w:gutter="0"/>
          <w:cols w:space="708"/>
          <w:docGrid w:linePitch="360"/>
        </w:sect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8738A2" w:rsidRPr="009E3B61" w:rsidRDefault="008738A2" w:rsidP="008738A2">
      <w:pPr>
        <w:jc w:val="center"/>
        <w:rPr>
          <w:rFonts w:asciiTheme="majorHAnsi" w:hAnsiTheme="majorHAnsi"/>
          <w:b/>
          <w:color w:val="D9D9D9" w:themeColor="background1" w:themeShade="D9"/>
          <w:sz w:val="40"/>
          <w:lang w:val="en-GB"/>
        </w:rPr>
      </w:pPr>
    </w:p>
    <w:p w:rsidR="00E67343" w:rsidRPr="009E3B61" w:rsidRDefault="008738A2" w:rsidP="008738A2">
      <w:pPr>
        <w:jc w:val="center"/>
        <w:rPr>
          <w:rFonts w:asciiTheme="majorHAnsi" w:hAnsiTheme="majorHAnsi"/>
          <w:color w:val="D9D9D9" w:themeColor="background1" w:themeShade="D9"/>
          <w:sz w:val="40"/>
          <w:lang w:val="en-GB"/>
        </w:rPr>
        <w:sectPr w:rsidR="00E67343" w:rsidRPr="009E3B61" w:rsidSect="008738A2">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AC7D6D" w:rsidRPr="009E3B61" w:rsidRDefault="00AC7D6D" w:rsidP="008B3649">
      <w:pPr>
        <w:spacing w:line="360" w:lineRule="auto"/>
        <w:jc w:val="left"/>
        <w:rPr>
          <w:rFonts w:asciiTheme="majorHAnsi" w:hAnsiTheme="majorHAnsi"/>
          <w:b/>
          <w:sz w:val="36"/>
          <w:lang w:val="en-GB"/>
        </w:rPr>
      </w:pPr>
      <w:r w:rsidRPr="009E3B61">
        <w:rPr>
          <w:rFonts w:asciiTheme="majorHAnsi" w:hAnsiTheme="majorHAnsi"/>
          <w:b/>
          <w:sz w:val="36"/>
          <w:lang w:val="en-GB"/>
        </w:rPr>
        <w:lastRenderedPageBreak/>
        <w:t>OVERVIEW</w:t>
      </w:r>
    </w:p>
    <w:p w:rsidR="00762370" w:rsidRPr="009E3B61" w:rsidRDefault="00762370" w:rsidP="00762370">
      <w:pPr>
        <w:rPr>
          <w:lang w:val="en-GB"/>
        </w:rPr>
      </w:pPr>
      <w:r w:rsidRPr="009E3B61">
        <w:rPr>
          <w:lang w:val="en-GB"/>
        </w:rPr>
        <w:t>This document produces a user’s guide for the open software tool which will help end-users to acquaint themselves with the tool. The software is described in terms of the user interface and the configuration of the digitizers. The guide describes the integration of new digitizers into the system and the format of the calibration datasets for components used in the modular setup. It also provides information about power and PQ tests included in the initial database of calculation algorithms and about the implementation of new algorithms.</w:t>
      </w:r>
    </w:p>
    <w:p w:rsidR="00AC7D6D" w:rsidRPr="009E3B61" w:rsidRDefault="00AC7D6D" w:rsidP="00253F18">
      <w:pPr>
        <w:jc w:val="left"/>
        <w:rPr>
          <w:lang w:val="en-GB"/>
        </w:rPr>
        <w:sectPr w:rsidR="00AC7D6D" w:rsidRPr="009E3B61" w:rsidSect="008738A2">
          <w:pgSz w:w="11906" w:h="16838"/>
          <w:pgMar w:top="1417" w:right="1417" w:bottom="1417" w:left="1417" w:header="708" w:footer="708" w:gutter="0"/>
          <w:cols w:space="708"/>
          <w:docGrid w:linePitch="360"/>
        </w:sect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253F18">
      <w:pPr>
        <w:jc w:val="center"/>
        <w:rPr>
          <w:rFonts w:asciiTheme="majorHAnsi" w:hAnsiTheme="majorHAnsi"/>
          <w:color w:val="D9D9D9" w:themeColor="background1" w:themeShade="D9"/>
          <w:sz w:val="40"/>
          <w:lang w:val="en-GB"/>
        </w:rPr>
      </w:pPr>
    </w:p>
    <w:p w:rsidR="00253F18" w:rsidRPr="009E3B61" w:rsidRDefault="00253F18" w:rsidP="0096397D">
      <w:pPr>
        <w:jc w:val="center"/>
        <w:rPr>
          <w:rFonts w:asciiTheme="majorHAnsi" w:hAnsiTheme="majorHAnsi"/>
          <w:b/>
          <w:sz w:val="32"/>
          <w:lang w:val="en-GB"/>
        </w:rPr>
        <w:sectPr w:rsidR="00253F18" w:rsidRPr="009E3B61">
          <w:pgSz w:w="11906" w:h="16838"/>
          <w:pgMar w:top="1417" w:right="1417" w:bottom="1417" w:left="1417" w:header="708" w:footer="708" w:gutter="0"/>
          <w:cols w:space="708"/>
          <w:docGrid w:linePitch="360"/>
        </w:sectPr>
      </w:pPr>
      <w:r w:rsidRPr="009E3B61">
        <w:rPr>
          <w:rFonts w:asciiTheme="majorHAnsi" w:hAnsiTheme="majorHAnsi"/>
          <w:color w:val="D9D9D9" w:themeColor="background1" w:themeShade="D9"/>
          <w:sz w:val="40"/>
          <w:lang w:val="en-GB"/>
        </w:rPr>
        <w:t>BLANK PAGE</w:t>
      </w:r>
    </w:p>
    <w:p w:rsidR="00D334BF" w:rsidRPr="009E3B61" w:rsidRDefault="00ED7F08" w:rsidP="00D334BF">
      <w:pPr>
        <w:rPr>
          <w:color w:val="FF0000"/>
          <w:lang w:val="en-GB"/>
        </w:rPr>
      </w:pPr>
      <w:r w:rsidRPr="009E3B61">
        <w:rPr>
          <w:rFonts w:asciiTheme="majorHAnsi" w:hAnsiTheme="majorHAnsi"/>
          <w:b/>
          <w:sz w:val="36"/>
          <w:lang w:val="en-GB"/>
        </w:rPr>
        <w:lastRenderedPageBreak/>
        <w:t>C</w:t>
      </w:r>
      <w:r w:rsidR="00823DD3" w:rsidRPr="009E3B61">
        <w:rPr>
          <w:rFonts w:asciiTheme="majorHAnsi" w:hAnsiTheme="majorHAnsi"/>
          <w:b/>
          <w:sz w:val="36"/>
          <w:lang w:val="en-GB"/>
        </w:rPr>
        <w:t>ONTENT</w:t>
      </w:r>
      <w:r w:rsidR="00B769D7" w:rsidRPr="009E3B61">
        <w:rPr>
          <w:rFonts w:asciiTheme="majorHAnsi" w:hAnsiTheme="majorHAnsi"/>
          <w:b/>
          <w:sz w:val="36"/>
          <w:lang w:val="en-GB"/>
        </w:rPr>
        <w:t>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A56CE1" w:rsidRDefault="008738A2">
      <w:pPr>
        <w:pStyle w:val="Obsah1"/>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\o "1-6" \h \z \u </w:instrText>
      </w:r>
      <w:r w:rsidRPr="009E3B61">
        <w:rPr>
          <w:lang w:val="en-GB"/>
        </w:rPr>
        <w:fldChar w:fldCharType="separate"/>
      </w:r>
      <w:hyperlink w:anchor="_Toc6233695" w:history="1">
        <w:r w:rsidR="00A56CE1" w:rsidRPr="00C9289C">
          <w:rPr>
            <w:rStyle w:val="Hypertextovodkaz"/>
            <w:noProof/>
            <w:lang w:val="en-GB"/>
          </w:rPr>
          <w:t>A</w:t>
        </w:r>
        <w:r w:rsidR="00A56CE1">
          <w:rPr>
            <w:rFonts w:asciiTheme="minorHAnsi" w:eastAsiaTheme="minorEastAsia" w:hAnsiTheme="minorHAnsi"/>
            <w:noProof/>
            <w:lang w:val="cs-CZ" w:eastAsia="cs-CZ"/>
          </w:rPr>
          <w:tab/>
        </w:r>
        <w:r w:rsidR="00A56CE1" w:rsidRPr="00C9289C">
          <w:rPr>
            <w:rStyle w:val="Hypertextovodkaz"/>
            <w:noProof/>
            <w:lang w:val="en-GB"/>
          </w:rPr>
          <w:t>INTRODUCTION</w:t>
        </w:r>
        <w:r w:rsidR="00A56CE1">
          <w:rPr>
            <w:noProof/>
            <w:webHidden/>
          </w:rPr>
          <w:tab/>
        </w:r>
        <w:r w:rsidR="00A56CE1">
          <w:rPr>
            <w:noProof/>
            <w:webHidden/>
          </w:rPr>
          <w:fldChar w:fldCharType="begin"/>
        </w:r>
        <w:r w:rsidR="00A56CE1">
          <w:rPr>
            <w:noProof/>
            <w:webHidden/>
          </w:rPr>
          <w:instrText xml:space="preserve"> PAGEREF _Toc6233695 \h </w:instrText>
        </w:r>
        <w:r w:rsidR="00A56CE1">
          <w:rPr>
            <w:noProof/>
            <w:webHidden/>
          </w:rPr>
        </w:r>
        <w:r w:rsidR="00A56CE1">
          <w:rPr>
            <w:noProof/>
            <w:webHidden/>
          </w:rPr>
          <w:fldChar w:fldCharType="separate"/>
        </w:r>
        <w:r w:rsidR="00A56CE1">
          <w:rPr>
            <w:noProof/>
            <w:webHidden/>
          </w:rPr>
          <w:t>9</w:t>
        </w:r>
        <w:r w:rsidR="00A56CE1">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696" w:history="1">
        <w:r w:rsidRPr="00C9289C">
          <w:rPr>
            <w:rStyle w:val="Hypertextovodkaz"/>
            <w:noProof/>
          </w:rPr>
          <w:t>A.1</w:t>
        </w:r>
        <w:r>
          <w:rPr>
            <w:rFonts w:asciiTheme="minorHAnsi" w:eastAsiaTheme="minorEastAsia" w:hAnsiTheme="minorHAnsi"/>
            <w:noProof/>
            <w:lang w:val="cs-CZ" w:eastAsia="cs-CZ"/>
          </w:rPr>
          <w:tab/>
        </w:r>
        <w:r w:rsidRPr="00C9289C">
          <w:rPr>
            <w:rStyle w:val="Hypertextovodkaz"/>
            <w:noProof/>
          </w:rPr>
          <w:t>TWM manual</w:t>
        </w:r>
        <w:r>
          <w:rPr>
            <w:noProof/>
            <w:webHidden/>
          </w:rPr>
          <w:tab/>
        </w:r>
        <w:r>
          <w:rPr>
            <w:noProof/>
            <w:webHidden/>
          </w:rPr>
          <w:fldChar w:fldCharType="begin"/>
        </w:r>
        <w:r>
          <w:rPr>
            <w:noProof/>
            <w:webHidden/>
          </w:rPr>
          <w:instrText xml:space="preserve"> PAGEREF _Toc6233696 \h </w:instrText>
        </w:r>
        <w:r>
          <w:rPr>
            <w:noProof/>
            <w:webHidden/>
          </w:rPr>
        </w:r>
        <w:r>
          <w:rPr>
            <w:noProof/>
            <w:webHidden/>
          </w:rPr>
          <w:fldChar w:fldCharType="separate"/>
        </w:r>
        <w:r>
          <w:rPr>
            <w:noProof/>
            <w:webHidden/>
          </w:rPr>
          <w:t>9</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697" w:history="1">
        <w:r w:rsidRPr="00C9289C">
          <w:rPr>
            <w:rStyle w:val="Hypertextovodkaz"/>
            <w:noProof/>
          </w:rPr>
          <w:t>A.1.1</w:t>
        </w:r>
        <w:r>
          <w:rPr>
            <w:rFonts w:asciiTheme="minorHAnsi" w:eastAsiaTheme="minorEastAsia" w:hAnsiTheme="minorHAnsi"/>
            <w:noProof/>
            <w:lang w:val="cs-CZ" w:eastAsia="cs-CZ"/>
          </w:rPr>
          <w:tab/>
        </w:r>
        <w:r w:rsidRPr="00C9289C">
          <w:rPr>
            <w:rStyle w:val="Hypertextovodkaz"/>
            <w:noProof/>
          </w:rPr>
          <w:t>Installation</w:t>
        </w:r>
        <w:r>
          <w:rPr>
            <w:noProof/>
            <w:webHidden/>
          </w:rPr>
          <w:tab/>
        </w:r>
        <w:r>
          <w:rPr>
            <w:noProof/>
            <w:webHidden/>
          </w:rPr>
          <w:fldChar w:fldCharType="begin"/>
        </w:r>
        <w:r>
          <w:rPr>
            <w:noProof/>
            <w:webHidden/>
          </w:rPr>
          <w:instrText xml:space="preserve"> PAGEREF _Toc6233697 \h </w:instrText>
        </w:r>
        <w:r>
          <w:rPr>
            <w:noProof/>
            <w:webHidden/>
          </w:rPr>
        </w:r>
        <w:r>
          <w:rPr>
            <w:noProof/>
            <w:webHidden/>
          </w:rPr>
          <w:fldChar w:fldCharType="separate"/>
        </w:r>
        <w:r>
          <w:rPr>
            <w:noProof/>
            <w:webHidden/>
          </w:rPr>
          <w:t>9</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698" w:history="1">
        <w:r w:rsidRPr="00C9289C">
          <w:rPr>
            <w:rStyle w:val="Hypertextovodkaz"/>
            <w:noProof/>
          </w:rPr>
          <w:t>A.1.1.a</w:t>
        </w:r>
        <w:r>
          <w:rPr>
            <w:rFonts w:asciiTheme="minorHAnsi" w:eastAsiaTheme="minorEastAsia" w:hAnsiTheme="minorHAnsi"/>
            <w:noProof/>
            <w:lang w:val="cs-CZ" w:eastAsia="cs-CZ"/>
          </w:rPr>
          <w:tab/>
        </w:r>
        <w:r w:rsidRPr="00C9289C">
          <w:rPr>
            <w:rStyle w:val="Hypertextovodkaz"/>
            <w:noProof/>
          </w:rPr>
          <w:t>Installing TWM tool</w:t>
        </w:r>
        <w:r>
          <w:rPr>
            <w:noProof/>
            <w:webHidden/>
          </w:rPr>
          <w:tab/>
        </w:r>
        <w:r>
          <w:rPr>
            <w:noProof/>
            <w:webHidden/>
          </w:rPr>
          <w:fldChar w:fldCharType="begin"/>
        </w:r>
        <w:r>
          <w:rPr>
            <w:noProof/>
            <w:webHidden/>
          </w:rPr>
          <w:instrText xml:space="preserve"> PAGEREF _Toc6233698 \h </w:instrText>
        </w:r>
        <w:r>
          <w:rPr>
            <w:noProof/>
            <w:webHidden/>
          </w:rPr>
        </w:r>
        <w:r>
          <w:rPr>
            <w:noProof/>
            <w:webHidden/>
          </w:rPr>
          <w:fldChar w:fldCharType="separate"/>
        </w:r>
        <w:r>
          <w:rPr>
            <w:noProof/>
            <w:webHidden/>
          </w:rPr>
          <w:t>9</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699" w:history="1">
        <w:r w:rsidRPr="00C9289C">
          <w:rPr>
            <w:rStyle w:val="Hypertextovodkaz"/>
            <w:noProof/>
          </w:rPr>
          <w:t>A.1.1.b</w:t>
        </w:r>
        <w:r>
          <w:rPr>
            <w:rFonts w:asciiTheme="minorHAnsi" w:eastAsiaTheme="minorEastAsia" w:hAnsiTheme="minorHAnsi"/>
            <w:noProof/>
            <w:lang w:val="cs-CZ" w:eastAsia="cs-CZ"/>
          </w:rPr>
          <w:tab/>
        </w:r>
        <w:r w:rsidRPr="00C9289C">
          <w:rPr>
            <w:rStyle w:val="Hypertextovodkaz"/>
            <w:noProof/>
          </w:rPr>
          <w:t>Installing TWM prerequisites</w:t>
        </w:r>
        <w:r>
          <w:rPr>
            <w:noProof/>
            <w:webHidden/>
          </w:rPr>
          <w:tab/>
        </w:r>
        <w:r>
          <w:rPr>
            <w:noProof/>
            <w:webHidden/>
          </w:rPr>
          <w:fldChar w:fldCharType="begin"/>
        </w:r>
        <w:r>
          <w:rPr>
            <w:noProof/>
            <w:webHidden/>
          </w:rPr>
          <w:instrText xml:space="preserve"> PAGEREF _Toc6233699 \h </w:instrText>
        </w:r>
        <w:r>
          <w:rPr>
            <w:noProof/>
            <w:webHidden/>
          </w:rPr>
        </w:r>
        <w:r>
          <w:rPr>
            <w:noProof/>
            <w:webHidden/>
          </w:rPr>
          <w:fldChar w:fldCharType="separate"/>
        </w:r>
        <w:r>
          <w:rPr>
            <w:noProof/>
            <w:webHidden/>
          </w:rPr>
          <w:t>10</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00" w:history="1">
        <w:r w:rsidRPr="00C9289C">
          <w:rPr>
            <w:rStyle w:val="Hypertextovodkaz"/>
            <w:noProof/>
          </w:rPr>
          <w:t>A.1.1.c</w:t>
        </w:r>
        <w:r>
          <w:rPr>
            <w:rFonts w:asciiTheme="minorHAnsi" w:eastAsiaTheme="minorEastAsia" w:hAnsiTheme="minorHAnsi"/>
            <w:noProof/>
            <w:lang w:val="cs-CZ" w:eastAsia="cs-CZ"/>
          </w:rPr>
          <w:tab/>
        </w:r>
        <w:r w:rsidRPr="00C9289C">
          <w:rPr>
            <w:rStyle w:val="Hypertextovodkaz"/>
            <w:noProof/>
          </w:rPr>
          <w:t>Installing GNU Octave</w:t>
        </w:r>
        <w:r>
          <w:rPr>
            <w:noProof/>
            <w:webHidden/>
          </w:rPr>
          <w:tab/>
        </w:r>
        <w:r>
          <w:rPr>
            <w:noProof/>
            <w:webHidden/>
          </w:rPr>
          <w:fldChar w:fldCharType="begin"/>
        </w:r>
        <w:r>
          <w:rPr>
            <w:noProof/>
            <w:webHidden/>
          </w:rPr>
          <w:instrText xml:space="preserve"> PAGEREF _Toc6233700 \h </w:instrText>
        </w:r>
        <w:r>
          <w:rPr>
            <w:noProof/>
            <w:webHidden/>
          </w:rPr>
        </w:r>
        <w:r>
          <w:rPr>
            <w:noProof/>
            <w:webHidden/>
          </w:rPr>
          <w:fldChar w:fldCharType="separate"/>
        </w:r>
        <w:r>
          <w:rPr>
            <w:noProof/>
            <w:webHidden/>
          </w:rPr>
          <w:t>10</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01" w:history="1">
        <w:r w:rsidRPr="00C9289C">
          <w:rPr>
            <w:rStyle w:val="Hypertextovodkaz"/>
            <w:noProof/>
          </w:rPr>
          <w:t>A.1.1.d</w:t>
        </w:r>
        <w:r>
          <w:rPr>
            <w:rFonts w:asciiTheme="minorHAnsi" w:eastAsiaTheme="minorEastAsia" w:hAnsiTheme="minorHAnsi"/>
            <w:noProof/>
            <w:lang w:val="cs-CZ" w:eastAsia="cs-CZ"/>
          </w:rPr>
          <w:tab/>
        </w:r>
        <w:r w:rsidRPr="00C9289C">
          <w:rPr>
            <w:rStyle w:val="Hypertextovodkaz"/>
            <w:noProof/>
          </w:rPr>
          <w:t>Installing Matlab</w:t>
        </w:r>
        <w:r>
          <w:rPr>
            <w:noProof/>
            <w:webHidden/>
          </w:rPr>
          <w:tab/>
        </w:r>
        <w:r>
          <w:rPr>
            <w:noProof/>
            <w:webHidden/>
          </w:rPr>
          <w:fldChar w:fldCharType="begin"/>
        </w:r>
        <w:r>
          <w:rPr>
            <w:noProof/>
            <w:webHidden/>
          </w:rPr>
          <w:instrText xml:space="preserve"> PAGEREF _Toc6233701 \h </w:instrText>
        </w:r>
        <w:r>
          <w:rPr>
            <w:noProof/>
            <w:webHidden/>
          </w:rPr>
        </w:r>
        <w:r>
          <w:rPr>
            <w:noProof/>
            <w:webHidden/>
          </w:rPr>
          <w:fldChar w:fldCharType="separate"/>
        </w:r>
        <w:r>
          <w:rPr>
            <w:noProof/>
            <w:webHidden/>
          </w:rPr>
          <w:t>11</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02" w:history="1">
        <w:r w:rsidRPr="00C9289C">
          <w:rPr>
            <w:rStyle w:val="Hypertextovodkaz"/>
            <w:noProof/>
          </w:rPr>
          <w:t>A.1.2</w:t>
        </w:r>
        <w:r>
          <w:rPr>
            <w:rFonts w:asciiTheme="minorHAnsi" w:eastAsiaTheme="minorEastAsia" w:hAnsiTheme="minorHAnsi"/>
            <w:noProof/>
            <w:lang w:val="cs-CZ" w:eastAsia="cs-CZ"/>
          </w:rPr>
          <w:tab/>
        </w:r>
        <w:r w:rsidRPr="00C9289C">
          <w:rPr>
            <w:rStyle w:val="Hypertextovodkaz"/>
            <w:noProof/>
          </w:rPr>
          <w:t>Before starting TWM – Set decimal separator</w:t>
        </w:r>
        <w:r>
          <w:rPr>
            <w:noProof/>
            <w:webHidden/>
          </w:rPr>
          <w:tab/>
        </w:r>
        <w:r>
          <w:rPr>
            <w:noProof/>
            <w:webHidden/>
          </w:rPr>
          <w:fldChar w:fldCharType="begin"/>
        </w:r>
        <w:r>
          <w:rPr>
            <w:noProof/>
            <w:webHidden/>
          </w:rPr>
          <w:instrText xml:space="preserve"> PAGEREF _Toc6233702 \h </w:instrText>
        </w:r>
        <w:r>
          <w:rPr>
            <w:noProof/>
            <w:webHidden/>
          </w:rPr>
        </w:r>
        <w:r>
          <w:rPr>
            <w:noProof/>
            <w:webHidden/>
          </w:rPr>
          <w:fldChar w:fldCharType="separate"/>
        </w:r>
        <w:r>
          <w:rPr>
            <w:noProof/>
            <w:webHidden/>
          </w:rPr>
          <w:t>12</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03" w:history="1">
        <w:r w:rsidRPr="00C9289C">
          <w:rPr>
            <w:rStyle w:val="Hypertextovodkaz"/>
            <w:noProof/>
          </w:rPr>
          <w:t>A.1.3</w:t>
        </w:r>
        <w:r>
          <w:rPr>
            <w:rFonts w:asciiTheme="minorHAnsi" w:eastAsiaTheme="minorEastAsia" w:hAnsiTheme="minorHAnsi"/>
            <w:noProof/>
            <w:lang w:val="cs-CZ" w:eastAsia="cs-CZ"/>
          </w:rPr>
          <w:tab/>
        </w:r>
        <w:r w:rsidRPr="00C9289C">
          <w:rPr>
            <w:rStyle w:val="Hypertextovodkaz"/>
            <w:noProof/>
          </w:rPr>
          <w:t>Startup</w:t>
        </w:r>
        <w:r>
          <w:rPr>
            <w:noProof/>
            <w:webHidden/>
          </w:rPr>
          <w:tab/>
        </w:r>
        <w:r>
          <w:rPr>
            <w:noProof/>
            <w:webHidden/>
          </w:rPr>
          <w:fldChar w:fldCharType="begin"/>
        </w:r>
        <w:r>
          <w:rPr>
            <w:noProof/>
            <w:webHidden/>
          </w:rPr>
          <w:instrText xml:space="preserve"> PAGEREF _Toc6233703 \h </w:instrText>
        </w:r>
        <w:r>
          <w:rPr>
            <w:noProof/>
            <w:webHidden/>
          </w:rPr>
        </w:r>
        <w:r>
          <w:rPr>
            <w:noProof/>
            <w:webHidden/>
          </w:rPr>
          <w:fldChar w:fldCharType="separate"/>
        </w:r>
        <w:r>
          <w:rPr>
            <w:noProof/>
            <w:webHidden/>
          </w:rPr>
          <w:t>12</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04" w:history="1">
        <w:r w:rsidRPr="00C9289C">
          <w:rPr>
            <w:rStyle w:val="Hypertextovodkaz"/>
            <w:noProof/>
          </w:rPr>
          <w:t>A.1.4</w:t>
        </w:r>
        <w:r>
          <w:rPr>
            <w:rFonts w:asciiTheme="minorHAnsi" w:eastAsiaTheme="minorEastAsia" w:hAnsiTheme="minorHAnsi"/>
            <w:noProof/>
            <w:lang w:val="cs-CZ" w:eastAsia="cs-CZ"/>
          </w:rPr>
          <w:tab/>
        </w:r>
        <w:r w:rsidRPr="00C9289C">
          <w:rPr>
            <w:rStyle w:val="Hypertextovodkaz"/>
            <w:noProof/>
          </w:rPr>
          <w:t>User guide</w:t>
        </w:r>
        <w:r>
          <w:rPr>
            <w:noProof/>
            <w:webHidden/>
          </w:rPr>
          <w:tab/>
        </w:r>
        <w:r>
          <w:rPr>
            <w:noProof/>
            <w:webHidden/>
          </w:rPr>
          <w:fldChar w:fldCharType="begin"/>
        </w:r>
        <w:r>
          <w:rPr>
            <w:noProof/>
            <w:webHidden/>
          </w:rPr>
          <w:instrText xml:space="preserve"> PAGEREF _Toc6233704 \h </w:instrText>
        </w:r>
        <w:r>
          <w:rPr>
            <w:noProof/>
            <w:webHidden/>
          </w:rPr>
        </w:r>
        <w:r>
          <w:rPr>
            <w:noProof/>
            <w:webHidden/>
          </w:rPr>
          <w:fldChar w:fldCharType="separate"/>
        </w:r>
        <w:r>
          <w:rPr>
            <w:noProof/>
            <w:webHidden/>
          </w:rPr>
          <w:t>12</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05" w:history="1">
        <w:r w:rsidRPr="00C9289C">
          <w:rPr>
            <w:rStyle w:val="Hypertextovodkaz"/>
            <w:noProof/>
          </w:rPr>
          <w:t>A.1.4.a</w:t>
        </w:r>
        <w:r>
          <w:rPr>
            <w:rFonts w:asciiTheme="minorHAnsi" w:eastAsiaTheme="minorEastAsia" w:hAnsiTheme="minorHAnsi"/>
            <w:noProof/>
            <w:lang w:val="cs-CZ" w:eastAsia="cs-CZ"/>
          </w:rPr>
          <w:tab/>
        </w:r>
        <w:r w:rsidRPr="00C9289C">
          <w:rPr>
            <w:rStyle w:val="Hypertextovodkaz"/>
            <w:noProof/>
          </w:rPr>
          <w:t>Configuring the processing environment</w:t>
        </w:r>
        <w:r>
          <w:rPr>
            <w:noProof/>
            <w:webHidden/>
          </w:rPr>
          <w:tab/>
        </w:r>
        <w:r>
          <w:rPr>
            <w:noProof/>
            <w:webHidden/>
          </w:rPr>
          <w:fldChar w:fldCharType="begin"/>
        </w:r>
        <w:r>
          <w:rPr>
            <w:noProof/>
            <w:webHidden/>
          </w:rPr>
          <w:instrText xml:space="preserve"> PAGEREF _Toc6233705 \h </w:instrText>
        </w:r>
        <w:r>
          <w:rPr>
            <w:noProof/>
            <w:webHidden/>
          </w:rPr>
        </w:r>
        <w:r>
          <w:rPr>
            <w:noProof/>
            <w:webHidden/>
          </w:rPr>
          <w:fldChar w:fldCharType="separate"/>
        </w:r>
        <w:r>
          <w:rPr>
            <w:noProof/>
            <w:webHidden/>
          </w:rPr>
          <w:t>13</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06" w:history="1">
        <w:r w:rsidRPr="00C9289C">
          <w:rPr>
            <w:rStyle w:val="Hypertextovodkaz"/>
            <w:noProof/>
          </w:rPr>
          <w:t>A.1.4.b</w:t>
        </w:r>
        <w:r>
          <w:rPr>
            <w:rFonts w:asciiTheme="minorHAnsi" w:eastAsiaTheme="minorEastAsia" w:hAnsiTheme="minorHAnsi"/>
            <w:noProof/>
            <w:lang w:val="cs-CZ" w:eastAsia="cs-CZ"/>
          </w:rPr>
          <w:tab/>
        </w:r>
        <w:r w:rsidRPr="00C9289C">
          <w:rPr>
            <w:rStyle w:val="Hypertextovodkaz"/>
            <w:noProof/>
          </w:rPr>
          <w:t>Configuring the digitizer</w:t>
        </w:r>
        <w:r>
          <w:rPr>
            <w:noProof/>
            <w:webHidden/>
          </w:rPr>
          <w:tab/>
        </w:r>
        <w:r>
          <w:rPr>
            <w:noProof/>
            <w:webHidden/>
          </w:rPr>
          <w:fldChar w:fldCharType="begin"/>
        </w:r>
        <w:r>
          <w:rPr>
            <w:noProof/>
            <w:webHidden/>
          </w:rPr>
          <w:instrText xml:space="preserve"> PAGEREF _Toc6233706 \h </w:instrText>
        </w:r>
        <w:r>
          <w:rPr>
            <w:noProof/>
            <w:webHidden/>
          </w:rPr>
        </w:r>
        <w:r>
          <w:rPr>
            <w:noProof/>
            <w:webHidden/>
          </w:rPr>
          <w:fldChar w:fldCharType="separate"/>
        </w:r>
        <w:r>
          <w:rPr>
            <w:noProof/>
            <w:webHidden/>
          </w:rPr>
          <w:t>15</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07" w:history="1">
        <w:r w:rsidRPr="00C9289C">
          <w:rPr>
            <w:rStyle w:val="Hypertextovodkaz"/>
            <w:noProof/>
          </w:rPr>
          <w:t>A.1.4.c</w:t>
        </w:r>
        <w:r>
          <w:rPr>
            <w:rFonts w:asciiTheme="minorHAnsi" w:eastAsiaTheme="minorEastAsia" w:hAnsiTheme="minorHAnsi"/>
            <w:noProof/>
            <w:lang w:val="cs-CZ" w:eastAsia="cs-CZ"/>
          </w:rPr>
          <w:tab/>
        </w:r>
        <w:r w:rsidRPr="00C9289C">
          <w:rPr>
            <w:rStyle w:val="Hypertextovodkaz"/>
            <w:noProof/>
          </w:rPr>
          <w:t>Configuring setup and corrections</w:t>
        </w:r>
        <w:r>
          <w:rPr>
            <w:noProof/>
            <w:webHidden/>
          </w:rPr>
          <w:tab/>
        </w:r>
        <w:r>
          <w:rPr>
            <w:noProof/>
            <w:webHidden/>
          </w:rPr>
          <w:fldChar w:fldCharType="begin"/>
        </w:r>
        <w:r>
          <w:rPr>
            <w:noProof/>
            <w:webHidden/>
          </w:rPr>
          <w:instrText xml:space="preserve"> PAGEREF _Toc6233707 \h </w:instrText>
        </w:r>
        <w:r>
          <w:rPr>
            <w:noProof/>
            <w:webHidden/>
          </w:rPr>
        </w:r>
        <w:r>
          <w:rPr>
            <w:noProof/>
            <w:webHidden/>
          </w:rPr>
          <w:fldChar w:fldCharType="separate"/>
        </w:r>
        <w:r>
          <w:rPr>
            <w:noProof/>
            <w:webHidden/>
          </w:rPr>
          <w:t>18</w:t>
        </w:r>
        <w:r>
          <w:rPr>
            <w:noProof/>
            <w:webHidden/>
          </w:rPr>
          <w:fldChar w:fldCharType="end"/>
        </w:r>
      </w:hyperlink>
    </w:p>
    <w:p w:rsidR="00A56CE1" w:rsidRDefault="00A56CE1">
      <w:pPr>
        <w:pStyle w:val="Obsah5"/>
        <w:tabs>
          <w:tab w:val="left" w:pos="1968"/>
          <w:tab w:val="right" w:leader="dot" w:pos="9062"/>
        </w:tabs>
        <w:rPr>
          <w:rFonts w:asciiTheme="minorHAnsi" w:eastAsiaTheme="minorEastAsia" w:hAnsiTheme="minorHAnsi"/>
          <w:noProof/>
          <w:lang w:val="cs-CZ" w:eastAsia="cs-CZ"/>
        </w:rPr>
      </w:pPr>
      <w:hyperlink w:anchor="_Toc6233708" w:history="1">
        <w:r w:rsidRPr="00C9289C">
          <w:rPr>
            <w:rStyle w:val="Hypertextovodkaz"/>
            <w:noProof/>
            <w:lang w:val="en-GB"/>
          </w:rPr>
          <w:t>A.1.4.c.1</w:t>
        </w:r>
        <w:r>
          <w:rPr>
            <w:rFonts w:asciiTheme="minorHAnsi" w:eastAsiaTheme="minorEastAsia" w:hAnsiTheme="minorHAnsi"/>
            <w:noProof/>
            <w:lang w:val="cs-CZ" w:eastAsia="cs-CZ"/>
          </w:rPr>
          <w:tab/>
        </w:r>
        <w:r w:rsidRPr="00C9289C">
          <w:rPr>
            <w:rStyle w:val="Hypertextovodkaz"/>
            <w:noProof/>
            <w:lang w:val="en-GB"/>
          </w:rPr>
          <w:t>Transducer configuration</w:t>
        </w:r>
        <w:r>
          <w:rPr>
            <w:noProof/>
            <w:webHidden/>
          </w:rPr>
          <w:tab/>
        </w:r>
        <w:r>
          <w:rPr>
            <w:noProof/>
            <w:webHidden/>
          </w:rPr>
          <w:fldChar w:fldCharType="begin"/>
        </w:r>
        <w:r>
          <w:rPr>
            <w:noProof/>
            <w:webHidden/>
          </w:rPr>
          <w:instrText xml:space="preserve"> PAGEREF _Toc6233708 \h </w:instrText>
        </w:r>
        <w:r>
          <w:rPr>
            <w:noProof/>
            <w:webHidden/>
          </w:rPr>
        </w:r>
        <w:r>
          <w:rPr>
            <w:noProof/>
            <w:webHidden/>
          </w:rPr>
          <w:fldChar w:fldCharType="separate"/>
        </w:r>
        <w:r>
          <w:rPr>
            <w:noProof/>
            <w:webHidden/>
          </w:rPr>
          <w:t>18</w:t>
        </w:r>
        <w:r>
          <w:rPr>
            <w:noProof/>
            <w:webHidden/>
          </w:rPr>
          <w:fldChar w:fldCharType="end"/>
        </w:r>
      </w:hyperlink>
    </w:p>
    <w:p w:rsidR="00A56CE1" w:rsidRDefault="00A56CE1">
      <w:pPr>
        <w:pStyle w:val="Obsah5"/>
        <w:tabs>
          <w:tab w:val="left" w:pos="1968"/>
          <w:tab w:val="right" w:leader="dot" w:pos="9062"/>
        </w:tabs>
        <w:rPr>
          <w:rFonts w:asciiTheme="minorHAnsi" w:eastAsiaTheme="minorEastAsia" w:hAnsiTheme="minorHAnsi"/>
          <w:noProof/>
          <w:lang w:val="cs-CZ" w:eastAsia="cs-CZ"/>
        </w:rPr>
      </w:pPr>
      <w:hyperlink w:anchor="_Toc6233709" w:history="1">
        <w:r w:rsidRPr="00C9289C">
          <w:rPr>
            <w:rStyle w:val="Hypertextovodkaz"/>
            <w:noProof/>
            <w:lang w:val="en-GB"/>
          </w:rPr>
          <w:t>A.1.4.c.2</w:t>
        </w:r>
        <w:r>
          <w:rPr>
            <w:rFonts w:asciiTheme="minorHAnsi" w:eastAsiaTheme="minorEastAsia" w:hAnsiTheme="minorHAnsi"/>
            <w:noProof/>
            <w:lang w:val="cs-CZ" w:eastAsia="cs-CZ"/>
          </w:rPr>
          <w:tab/>
        </w:r>
        <w:r w:rsidRPr="00C9289C">
          <w:rPr>
            <w:rStyle w:val="Hypertextovodkaz"/>
            <w:noProof/>
            <w:lang w:val="en-GB"/>
          </w:rPr>
          <w:t>Digitizer corrections</w:t>
        </w:r>
        <w:r>
          <w:rPr>
            <w:noProof/>
            <w:webHidden/>
          </w:rPr>
          <w:tab/>
        </w:r>
        <w:r>
          <w:rPr>
            <w:noProof/>
            <w:webHidden/>
          </w:rPr>
          <w:fldChar w:fldCharType="begin"/>
        </w:r>
        <w:r>
          <w:rPr>
            <w:noProof/>
            <w:webHidden/>
          </w:rPr>
          <w:instrText xml:space="preserve"> PAGEREF _Toc6233709 \h </w:instrText>
        </w:r>
        <w:r>
          <w:rPr>
            <w:noProof/>
            <w:webHidden/>
          </w:rPr>
        </w:r>
        <w:r>
          <w:rPr>
            <w:noProof/>
            <w:webHidden/>
          </w:rPr>
          <w:fldChar w:fldCharType="separate"/>
        </w:r>
        <w:r>
          <w:rPr>
            <w:noProof/>
            <w:webHidden/>
          </w:rPr>
          <w:t>21</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10" w:history="1">
        <w:r w:rsidRPr="00C9289C">
          <w:rPr>
            <w:rStyle w:val="Hypertextovodkaz"/>
            <w:noProof/>
          </w:rPr>
          <w:t>A.1.4.d</w:t>
        </w:r>
        <w:r>
          <w:rPr>
            <w:rFonts w:asciiTheme="minorHAnsi" w:eastAsiaTheme="minorEastAsia" w:hAnsiTheme="minorHAnsi"/>
            <w:noProof/>
            <w:lang w:val="cs-CZ" w:eastAsia="cs-CZ"/>
          </w:rPr>
          <w:tab/>
        </w:r>
        <w:r w:rsidRPr="00C9289C">
          <w:rPr>
            <w:rStyle w:val="Hypertextovodkaz"/>
            <w:noProof/>
          </w:rPr>
          <w:t>Configuring new measurement</w:t>
        </w:r>
        <w:r>
          <w:rPr>
            <w:noProof/>
            <w:webHidden/>
          </w:rPr>
          <w:tab/>
        </w:r>
        <w:r>
          <w:rPr>
            <w:noProof/>
            <w:webHidden/>
          </w:rPr>
          <w:fldChar w:fldCharType="begin"/>
        </w:r>
        <w:r>
          <w:rPr>
            <w:noProof/>
            <w:webHidden/>
          </w:rPr>
          <w:instrText xml:space="preserve"> PAGEREF _Toc6233710 \h </w:instrText>
        </w:r>
        <w:r>
          <w:rPr>
            <w:noProof/>
            <w:webHidden/>
          </w:rPr>
        </w:r>
        <w:r>
          <w:rPr>
            <w:noProof/>
            <w:webHidden/>
          </w:rPr>
          <w:fldChar w:fldCharType="separate"/>
        </w:r>
        <w:r>
          <w:rPr>
            <w:noProof/>
            <w:webHidden/>
          </w:rPr>
          <w:t>23</w:t>
        </w:r>
        <w:r>
          <w:rPr>
            <w:noProof/>
            <w:webHidden/>
          </w:rPr>
          <w:fldChar w:fldCharType="end"/>
        </w:r>
      </w:hyperlink>
    </w:p>
    <w:p w:rsidR="00A56CE1" w:rsidRDefault="00A56CE1">
      <w:pPr>
        <w:pStyle w:val="Obsah5"/>
        <w:tabs>
          <w:tab w:val="left" w:pos="1981"/>
          <w:tab w:val="right" w:leader="dot" w:pos="9062"/>
        </w:tabs>
        <w:rPr>
          <w:rFonts w:asciiTheme="minorHAnsi" w:eastAsiaTheme="minorEastAsia" w:hAnsiTheme="minorHAnsi"/>
          <w:noProof/>
          <w:lang w:val="cs-CZ" w:eastAsia="cs-CZ"/>
        </w:rPr>
      </w:pPr>
      <w:hyperlink w:anchor="_Toc6233711" w:history="1">
        <w:r w:rsidRPr="00C9289C">
          <w:rPr>
            <w:rStyle w:val="Hypertextovodkaz"/>
            <w:noProof/>
            <w:lang w:val="en-GB"/>
          </w:rPr>
          <w:t>A.1.4.d.1</w:t>
        </w:r>
        <w:r>
          <w:rPr>
            <w:rFonts w:asciiTheme="minorHAnsi" w:eastAsiaTheme="minorEastAsia" w:hAnsiTheme="minorHAnsi"/>
            <w:noProof/>
            <w:lang w:val="cs-CZ" w:eastAsia="cs-CZ"/>
          </w:rPr>
          <w:tab/>
        </w:r>
        <w:r w:rsidRPr="00C9289C">
          <w:rPr>
            <w:rStyle w:val="Hypertextovodkaz"/>
            <w:noProof/>
            <w:lang w:val="en-GB"/>
          </w:rPr>
          <w:t>Sampling setup assistant</w:t>
        </w:r>
        <w:r>
          <w:rPr>
            <w:noProof/>
            <w:webHidden/>
          </w:rPr>
          <w:tab/>
        </w:r>
        <w:r>
          <w:rPr>
            <w:noProof/>
            <w:webHidden/>
          </w:rPr>
          <w:fldChar w:fldCharType="begin"/>
        </w:r>
        <w:r>
          <w:rPr>
            <w:noProof/>
            <w:webHidden/>
          </w:rPr>
          <w:instrText xml:space="preserve"> PAGEREF _Toc6233711 \h </w:instrText>
        </w:r>
        <w:r>
          <w:rPr>
            <w:noProof/>
            <w:webHidden/>
          </w:rPr>
        </w:r>
        <w:r>
          <w:rPr>
            <w:noProof/>
            <w:webHidden/>
          </w:rPr>
          <w:fldChar w:fldCharType="separate"/>
        </w:r>
        <w:r>
          <w:rPr>
            <w:noProof/>
            <w:webHidden/>
          </w:rPr>
          <w:t>24</w:t>
        </w:r>
        <w:r>
          <w:rPr>
            <w:noProof/>
            <w:webHidden/>
          </w:rPr>
          <w:fldChar w:fldCharType="end"/>
        </w:r>
      </w:hyperlink>
    </w:p>
    <w:p w:rsidR="00A56CE1" w:rsidRDefault="00A56CE1">
      <w:pPr>
        <w:pStyle w:val="Obsah5"/>
        <w:tabs>
          <w:tab w:val="left" w:pos="1981"/>
          <w:tab w:val="right" w:leader="dot" w:pos="9062"/>
        </w:tabs>
        <w:rPr>
          <w:rFonts w:asciiTheme="minorHAnsi" w:eastAsiaTheme="minorEastAsia" w:hAnsiTheme="minorHAnsi"/>
          <w:noProof/>
          <w:lang w:val="cs-CZ" w:eastAsia="cs-CZ"/>
        </w:rPr>
      </w:pPr>
      <w:hyperlink w:anchor="_Toc6233712" w:history="1">
        <w:r w:rsidRPr="00C9289C">
          <w:rPr>
            <w:rStyle w:val="Hypertextovodkaz"/>
            <w:noProof/>
            <w:lang w:val="en-GB"/>
          </w:rPr>
          <w:t>A.1.4.d.2</w:t>
        </w:r>
        <w:r>
          <w:rPr>
            <w:rFonts w:asciiTheme="minorHAnsi" w:eastAsiaTheme="minorEastAsia" w:hAnsiTheme="minorHAnsi"/>
            <w:noProof/>
            <w:lang w:val="cs-CZ" w:eastAsia="cs-CZ"/>
          </w:rPr>
          <w:tab/>
        </w:r>
        <w:r w:rsidRPr="00C9289C">
          <w:rPr>
            <w:rStyle w:val="Hypertextovodkaz"/>
            <w:noProof/>
            <w:lang w:val="en-GB"/>
          </w:rPr>
          <w:t>Configuring data processing</w:t>
        </w:r>
        <w:r>
          <w:rPr>
            <w:noProof/>
            <w:webHidden/>
          </w:rPr>
          <w:tab/>
        </w:r>
        <w:r>
          <w:rPr>
            <w:noProof/>
            <w:webHidden/>
          </w:rPr>
          <w:fldChar w:fldCharType="begin"/>
        </w:r>
        <w:r>
          <w:rPr>
            <w:noProof/>
            <w:webHidden/>
          </w:rPr>
          <w:instrText xml:space="preserve"> PAGEREF _Toc6233712 \h </w:instrText>
        </w:r>
        <w:r>
          <w:rPr>
            <w:noProof/>
            <w:webHidden/>
          </w:rPr>
        </w:r>
        <w:r>
          <w:rPr>
            <w:noProof/>
            <w:webHidden/>
          </w:rPr>
          <w:fldChar w:fldCharType="separate"/>
        </w:r>
        <w:r>
          <w:rPr>
            <w:noProof/>
            <w:webHidden/>
          </w:rPr>
          <w:t>26</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13" w:history="1">
        <w:r w:rsidRPr="00C9289C">
          <w:rPr>
            <w:rStyle w:val="Hypertextovodkaz"/>
            <w:noProof/>
          </w:rPr>
          <w:t>A.1.4.e</w:t>
        </w:r>
        <w:r>
          <w:rPr>
            <w:rFonts w:asciiTheme="minorHAnsi" w:eastAsiaTheme="minorEastAsia" w:hAnsiTheme="minorHAnsi"/>
            <w:noProof/>
            <w:lang w:val="cs-CZ" w:eastAsia="cs-CZ"/>
          </w:rPr>
          <w:tab/>
        </w:r>
        <w:r w:rsidRPr="00C9289C">
          <w:rPr>
            <w:rStyle w:val="Hypertextovodkaz"/>
            <w:noProof/>
          </w:rPr>
          <w:t>Initiating measurement</w:t>
        </w:r>
        <w:r>
          <w:rPr>
            <w:noProof/>
            <w:webHidden/>
          </w:rPr>
          <w:tab/>
        </w:r>
        <w:r>
          <w:rPr>
            <w:noProof/>
            <w:webHidden/>
          </w:rPr>
          <w:fldChar w:fldCharType="begin"/>
        </w:r>
        <w:r>
          <w:rPr>
            <w:noProof/>
            <w:webHidden/>
          </w:rPr>
          <w:instrText xml:space="preserve"> PAGEREF _Toc6233713 \h </w:instrText>
        </w:r>
        <w:r>
          <w:rPr>
            <w:noProof/>
            <w:webHidden/>
          </w:rPr>
        </w:r>
        <w:r>
          <w:rPr>
            <w:noProof/>
            <w:webHidden/>
          </w:rPr>
          <w:fldChar w:fldCharType="separate"/>
        </w:r>
        <w:r>
          <w:rPr>
            <w:noProof/>
            <w:webHidden/>
          </w:rPr>
          <w:t>29</w:t>
        </w:r>
        <w:r>
          <w:rPr>
            <w:noProof/>
            <w:webHidden/>
          </w:rPr>
          <w:fldChar w:fldCharType="end"/>
        </w:r>
      </w:hyperlink>
    </w:p>
    <w:p w:rsidR="00A56CE1" w:rsidRDefault="00A56CE1">
      <w:pPr>
        <w:pStyle w:val="Obsah4"/>
        <w:tabs>
          <w:tab w:val="left" w:pos="1540"/>
          <w:tab w:val="right" w:leader="dot" w:pos="9062"/>
        </w:tabs>
        <w:rPr>
          <w:rFonts w:asciiTheme="minorHAnsi" w:eastAsiaTheme="minorEastAsia" w:hAnsiTheme="minorHAnsi"/>
          <w:noProof/>
          <w:lang w:val="cs-CZ" w:eastAsia="cs-CZ"/>
        </w:rPr>
      </w:pPr>
      <w:hyperlink w:anchor="_Toc6233714" w:history="1">
        <w:r w:rsidRPr="00C9289C">
          <w:rPr>
            <w:rStyle w:val="Hypertextovodkaz"/>
            <w:noProof/>
          </w:rPr>
          <w:t>A.1.4.f</w:t>
        </w:r>
        <w:r>
          <w:rPr>
            <w:rFonts w:asciiTheme="minorHAnsi" w:eastAsiaTheme="minorEastAsia" w:hAnsiTheme="minorHAnsi"/>
            <w:noProof/>
            <w:lang w:val="cs-CZ" w:eastAsia="cs-CZ"/>
          </w:rPr>
          <w:tab/>
        </w:r>
        <w:r w:rsidRPr="00C9289C">
          <w:rPr>
            <w:rStyle w:val="Hypertextovodkaz"/>
            <w:noProof/>
          </w:rPr>
          <w:t>Viewing the results</w:t>
        </w:r>
        <w:r>
          <w:rPr>
            <w:noProof/>
            <w:webHidden/>
          </w:rPr>
          <w:tab/>
        </w:r>
        <w:r>
          <w:rPr>
            <w:noProof/>
            <w:webHidden/>
          </w:rPr>
          <w:fldChar w:fldCharType="begin"/>
        </w:r>
        <w:r>
          <w:rPr>
            <w:noProof/>
            <w:webHidden/>
          </w:rPr>
          <w:instrText xml:space="preserve"> PAGEREF _Toc6233714 \h </w:instrText>
        </w:r>
        <w:r>
          <w:rPr>
            <w:noProof/>
            <w:webHidden/>
          </w:rPr>
        </w:r>
        <w:r>
          <w:rPr>
            <w:noProof/>
            <w:webHidden/>
          </w:rPr>
          <w:fldChar w:fldCharType="separate"/>
        </w:r>
        <w:r>
          <w:rPr>
            <w:noProof/>
            <w:webHidden/>
          </w:rPr>
          <w:t>29</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15" w:history="1">
        <w:r w:rsidRPr="00C9289C">
          <w:rPr>
            <w:rStyle w:val="Hypertextovodkaz"/>
            <w:noProof/>
          </w:rPr>
          <w:t>A.1.4.g</w:t>
        </w:r>
        <w:r>
          <w:rPr>
            <w:rFonts w:asciiTheme="minorHAnsi" w:eastAsiaTheme="minorEastAsia" w:hAnsiTheme="minorHAnsi"/>
            <w:noProof/>
            <w:lang w:val="cs-CZ" w:eastAsia="cs-CZ"/>
          </w:rPr>
          <w:tab/>
        </w:r>
        <w:r w:rsidRPr="00C9289C">
          <w:rPr>
            <w:rStyle w:val="Hypertextovodkaz"/>
            <w:noProof/>
          </w:rPr>
          <w:t>Batch processing</w:t>
        </w:r>
        <w:r>
          <w:rPr>
            <w:noProof/>
            <w:webHidden/>
          </w:rPr>
          <w:tab/>
        </w:r>
        <w:r>
          <w:rPr>
            <w:noProof/>
            <w:webHidden/>
          </w:rPr>
          <w:fldChar w:fldCharType="begin"/>
        </w:r>
        <w:r>
          <w:rPr>
            <w:noProof/>
            <w:webHidden/>
          </w:rPr>
          <w:instrText xml:space="preserve"> PAGEREF _Toc6233715 \h </w:instrText>
        </w:r>
        <w:r>
          <w:rPr>
            <w:noProof/>
            <w:webHidden/>
          </w:rPr>
        </w:r>
        <w:r>
          <w:rPr>
            <w:noProof/>
            <w:webHidden/>
          </w:rPr>
          <w:fldChar w:fldCharType="separate"/>
        </w:r>
        <w:r>
          <w:rPr>
            <w:noProof/>
            <w:webHidden/>
          </w:rPr>
          <w:t>32</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16" w:history="1">
        <w:r w:rsidRPr="00C9289C">
          <w:rPr>
            <w:rStyle w:val="Hypertextovodkaz"/>
            <w:noProof/>
          </w:rPr>
          <w:t>A.1.5</w:t>
        </w:r>
        <w:r>
          <w:rPr>
            <w:rFonts w:asciiTheme="minorHAnsi" w:eastAsiaTheme="minorEastAsia" w:hAnsiTheme="minorHAnsi"/>
            <w:noProof/>
            <w:lang w:val="cs-CZ" w:eastAsia="cs-CZ"/>
          </w:rPr>
          <w:tab/>
        </w:r>
        <w:r w:rsidRPr="00C9289C">
          <w:rPr>
            <w:rStyle w:val="Hypertextovodkaz"/>
            <w:noProof/>
          </w:rPr>
          <w:t>Resources</w:t>
        </w:r>
        <w:r>
          <w:rPr>
            <w:noProof/>
            <w:webHidden/>
          </w:rPr>
          <w:tab/>
        </w:r>
        <w:r>
          <w:rPr>
            <w:noProof/>
            <w:webHidden/>
          </w:rPr>
          <w:fldChar w:fldCharType="begin"/>
        </w:r>
        <w:r>
          <w:rPr>
            <w:noProof/>
            <w:webHidden/>
          </w:rPr>
          <w:instrText xml:space="preserve"> PAGEREF _Toc6233716 \h </w:instrText>
        </w:r>
        <w:r>
          <w:rPr>
            <w:noProof/>
            <w:webHidden/>
          </w:rPr>
        </w:r>
        <w:r>
          <w:rPr>
            <w:noProof/>
            <w:webHidden/>
          </w:rPr>
          <w:fldChar w:fldCharType="separate"/>
        </w:r>
        <w:r>
          <w:rPr>
            <w:noProof/>
            <w:webHidden/>
          </w:rPr>
          <w:t>32</w:t>
        </w:r>
        <w:r>
          <w:rPr>
            <w:noProof/>
            <w:webHidden/>
          </w:rPr>
          <w:fldChar w:fldCharType="end"/>
        </w:r>
      </w:hyperlink>
    </w:p>
    <w:p w:rsidR="00A56CE1" w:rsidRDefault="00A56CE1">
      <w:pPr>
        <w:pStyle w:val="Obsah1"/>
        <w:rPr>
          <w:rFonts w:asciiTheme="minorHAnsi" w:eastAsiaTheme="minorEastAsia" w:hAnsiTheme="minorHAnsi"/>
          <w:noProof/>
          <w:lang w:val="cs-CZ" w:eastAsia="cs-CZ"/>
        </w:rPr>
      </w:pPr>
      <w:hyperlink w:anchor="_Toc6233717" w:history="1">
        <w:r w:rsidRPr="00C9289C">
          <w:rPr>
            <w:rStyle w:val="Hypertextovodkaz"/>
            <w:noProof/>
            <w:lang w:val="en-GB"/>
          </w:rPr>
          <w:t>B</w:t>
        </w:r>
        <w:r>
          <w:rPr>
            <w:rFonts w:asciiTheme="minorHAnsi" w:eastAsiaTheme="minorEastAsia" w:hAnsiTheme="minorHAnsi"/>
            <w:noProof/>
            <w:lang w:val="cs-CZ" w:eastAsia="cs-CZ"/>
          </w:rPr>
          <w:tab/>
        </w:r>
        <w:r w:rsidRPr="00C9289C">
          <w:rPr>
            <w:rStyle w:val="Hypertextovodkaz"/>
            <w:noProof/>
            <w:lang w:val="en-GB"/>
          </w:rPr>
          <w:t>SOFTWARE CONFIGURATION OF THE BUILT-IN DIGITIZERS</w:t>
        </w:r>
        <w:r>
          <w:rPr>
            <w:noProof/>
            <w:webHidden/>
          </w:rPr>
          <w:tab/>
        </w:r>
        <w:r>
          <w:rPr>
            <w:noProof/>
            <w:webHidden/>
          </w:rPr>
          <w:fldChar w:fldCharType="begin"/>
        </w:r>
        <w:r>
          <w:rPr>
            <w:noProof/>
            <w:webHidden/>
          </w:rPr>
          <w:instrText xml:space="preserve"> PAGEREF _Toc6233717 \h </w:instrText>
        </w:r>
        <w:r>
          <w:rPr>
            <w:noProof/>
            <w:webHidden/>
          </w:rPr>
        </w:r>
        <w:r>
          <w:rPr>
            <w:noProof/>
            <w:webHidden/>
          </w:rPr>
          <w:fldChar w:fldCharType="separate"/>
        </w:r>
        <w:r>
          <w:rPr>
            <w:noProof/>
            <w:webHidden/>
          </w:rPr>
          <w:t>34</w:t>
        </w:r>
        <w:r>
          <w:rPr>
            <w:noProof/>
            <w:webHidden/>
          </w:rPr>
          <w:fldChar w:fldCharType="end"/>
        </w:r>
      </w:hyperlink>
    </w:p>
    <w:p w:rsidR="00A56CE1" w:rsidRDefault="00A56CE1">
      <w:pPr>
        <w:pStyle w:val="Obsah1"/>
        <w:rPr>
          <w:rFonts w:asciiTheme="minorHAnsi" w:eastAsiaTheme="minorEastAsia" w:hAnsiTheme="minorHAnsi"/>
          <w:noProof/>
          <w:lang w:val="cs-CZ" w:eastAsia="cs-CZ"/>
        </w:rPr>
      </w:pPr>
      <w:hyperlink w:anchor="_Toc6233718" w:history="1">
        <w:r w:rsidRPr="00C9289C">
          <w:rPr>
            <w:rStyle w:val="Hypertextovodkaz"/>
            <w:noProof/>
            <w:lang w:val="en-GB"/>
          </w:rPr>
          <w:t>C</w:t>
        </w:r>
        <w:r>
          <w:rPr>
            <w:rFonts w:asciiTheme="minorHAnsi" w:eastAsiaTheme="minorEastAsia" w:hAnsiTheme="minorHAnsi"/>
            <w:noProof/>
            <w:lang w:val="cs-CZ" w:eastAsia="cs-CZ"/>
          </w:rPr>
          <w:tab/>
        </w:r>
        <w:r w:rsidRPr="00C9289C">
          <w:rPr>
            <w:rStyle w:val="Hypertextovodkaz"/>
            <w:noProof/>
            <w:lang w:val="en-GB"/>
          </w:rPr>
          <w:t>INTEGRATION OF NEW TYPES OF DIGITIZERS</w:t>
        </w:r>
        <w:r>
          <w:rPr>
            <w:noProof/>
            <w:webHidden/>
          </w:rPr>
          <w:tab/>
        </w:r>
        <w:r>
          <w:rPr>
            <w:noProof/>
            <w:webHidden/>
          </w:rPr>
          <w:fldChar w:fldCharType="begin"/>
        </w:r>
        <w:r>
          <w:rPr>
            <w:noProof/>
            <w:webHidden/>
          </w:rPr>
          <w:instrText xml:space="preserve"> PAGEREF _Toc6233718 \h </w:instrText>
        </w:r>
        <w:r>
          <w:rPr>
            <w:noProof/>
            <w:webHidden/>
          </w:rPr>
        </w:r>
        <w:r>
          <w:rPr>
            <w:noProof/>
            <w:webHidden/>
          </w:rPr>
          <w:fldChar w:fldCharType="separate"/>
        </w:r>
        <w:r>
          <w:rPr>
            <w:noProof/>
            <w:webHidden/>
          </w:rPr>
          <w:t>35</w:t>
        </w:r>
        <w:r>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719" w:history="1">
        <w:r w:rsidRPr="00C9289C">
          <w:rPr>
            <w:rStyle w:val="Hypertextovodkaz"/>
            <w:noProof/>
          </w:rPr>
          <w:t>C.1</w:t>
        </w:r>
        <w:r>
          <w:rPr>
            <w:rFonts w:asciiTheme="minorHAnsi" w:eastAsiaTheme="minorEastAsia" w:hAnsiTheme="minorHAnsi"/>
            <w:noProof/>
            <w:lang w:val="cs-CZ" w:eastAsia="cs-CZ"/>
          </w:rPr>
          <w:tab/>
        </w:r>
        <w:r w:rsidRPr="00C9289C">
          <w:rPr>
            <w:rStyle w:val="Hypertextovodkaz"/>
            <w:noProof/>
          </w:rPr>
          <w:t>LabVIEW environment</w:t>
        </w:r>
        <w:r>
          <w:rPr>
            <w:noProof/>
            <w:webHidden/>
          </w:rPr>
          <w:tab/>
        </w:r>
        <w:r>
          <w:rPr>
            <w:noProof/>
            <w:webHidden/>
          </w:rPr>
          <w:fldChar w:fldCharType="begin"/>
        </w:r>
        <w:r>
          <w:rPr>
            <w:noProof/>
            <w:webHidden/>
          </w:rPr>
          <w:instrText xml:space="preserve"> PAGEREF _Toc6233719 \h </w:instrText>
        </w:r>
        <w:r>
          <w:rPr>
            <w:noProof/>
            <w:webHidden/>
          </w:rPr>
        </w:r>
        <w:r>
          <w:rPr>
            <w:noProof/>
            <w:webHidden/>
          </w:rPr>
          <w:fldChar w:fldCharType="separate"/>
        </w:r>
        <w:r>
          <w:rPr>
            <w:noProof/>
            <w:webHidden/>
          </w:rPr>
          <w:t>35</w:t>
        </w:r>
        <w:r>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720" w:history="1">
        <w:r w:rsidRPr="00C9289C">
          <w:rPr>
            <w:rStyle w:val="Hypertextovodkaz"/>
            <w:noProof/>
          </w:rPr>
          <w:t>C.2</w:t>
        </w:r>
        <w:r>
          <w:rPr>
            <w:rFonts w:asciiTheme="minorHAnsi" w:eastAsiaTheme="minorEastAsia" w:hAnsiTheme="minorHAnsi"/>
            <w:noProof/>
            <w:lang w:val="cs-CZ" w:eastAsia="cs-CZ"/>
          </w:rPr>
          <w:tab/>
        </w:r>
        <w:r w:rsidRPr="00C9289C">
          <w:rPr>
            <w:rStyle w:val="Hypertextovodkaz"/>
            <w:noProof/>
          </w:rPr>
          <w:t>LabWindows</w:t>
        </w:r>
        <w:r w:rsidRPr="00C9289C">
          <w:rPr>
            <w:rStyle w:val="Hypertextovodkaz"/>
            <w:noProof/>
            <w:vertAlign w:val="superscript"/>
          </w:rPr>
          <w:t>TM</w:t>
        </w:r>
        <w:r w:rsidRPr="00C9289C">
          <w:rPr>
            <w:rStyle w:val="Hypertextovodkaz"/>
            <w:noProof/>
          </w:rPr>
          <w:t>/CVI environment</w:t>
        </w:r>
        <w:r>
          <w:rPr>
            <w:noProof/>
            <w:webHidden/>
          </w:rPr>
          <w:tab/>
        </w:r>
        <w:r>
          <w:rPr>
            <w:noProof/>
            <w:webHidden/>
          </w:rPr>
          <w:fldChar w:fldCharType="begin"/>
        </w:r>
        <w:r>
          <w:rPr>
            <w:noProof/>
            <w:webHidden/>
          </w:rPr>
          <w:instrText xml:space="preserve"> PAGEREF _Toc6233720 \h </w:instrText>
        </w:r>
        <w:r>
          <w:rPr>
            <w:noProof/>
            <w:webHidden/>
          </w:rPr>
        </w:r>
        <w:r>
          <w:rPr>
            <w:noProof/>
            <w:webHidden/>
          </w:rPr>
          <w:fldChar w:fldCharType="separate"/>
        </w:r>
        <w:r>
          <w:rPr>
            <w:noProof/>
            <w:webHidden/>
          </w:rPr>
          <w:t>35</w:t>
        </w:r>
        <w:r>
          <w:rPr>
            <w:noProof/>
            <w:webHidden/>
          </w:rPr>
          <w:fldChar w:fldCharType="end"/>
        </w:r>
      </w:hyperlink>
    </w:p>
    <w:p w:rsidR="00A56CE1" w:rsidRDefault="00A56CE1">
      <w:pPr>
        <w:pStyle w:val="Obsah1"/>
        <w:rPr>
          <w:rFonts w:asciiTheme="minorHAnsi" w:eastAsiaTheme="minorEastAsia" w:hAnsiTheme="minorHAnsi"/>
          <w:noProof/>
          <w:lang w:val="cs-CZ" w:eastAsia="cs-CZ"/>
        </w:rPr>
      </w:pPr>
      <w:hyperlink w:anchor="_Toc6233721" w:history="1">
        <w:r w:rsidRPr="00C9289C">
          <w:rPr>
            <w:rStyle w:val="Hypertextovodkaz"/>
            <w:noProof/>
            <w:lang w:val="en-GB"/>
          </w:rPr>
          <w:t>D</w:t>
        </w:r>
        <w:r>
          <w:rPr>
            <w:rFonts w:asciiTheme="minorHAnsi" w:eastAsiaTheme="minorEastAsia" w:hAnsiTheme="minorHAnsi"/>
            <w:noProof/>
            <w:lang w:val="cs-CZ" w:eastAsia="cs-CZ"/>
          </w:rPr>
          <w:tab/>
        </w:r>
        <w:r w:rsidRPr="00C9289C">
          <w:rPr>
            <w:rStyle w:val="Hypertextovodkaz"/>
            <w:noProof/>
            <w:lang w:val="en-GB"/>
          </w:rPr>
          <w:t>POWER AND PQ TESTS</w:t>
        </w:r>
        <w:r>
          <w:rPr>
            <w:noProof/>
            <w:webHidden/>
          </w:rPr>
          <w:tab/>
        </w:r>
        <w:r>
          <w:rPr>
            <w:noProof/>
            <w:webHidden/>
          </w:rPr>
          <w:fldChar w:fldCharType="begin"/>
        </w:r>
        <w:r>
          <w:rPr>
            <w:noProof/>
            <w:webHidden/>
          </w:rPr>
          <w:instrText xml:space="preserve"> PAGEREF _Toc6233721 \h </w:instrText>
        </w:r>
        <w:r>
          <w:rPr>
            <w:noProof/>
            <w:webHidden/>
          </w:rPr>
        </w:r>
        <w:r>
          <w:rPr>
            <w:noProof/>
            <w:webHidden/>
          </w:rPr>
          <w:fldChar w:fldCharType="separate"/>
        </w:r>
        <w:r>
          <w:rPr>
            <w:noProof/>
            <w:webHidden/>
          </w:rPr>
          <w:t>36</w:t>
        </w:r>
        <w:r>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722" w:history="1">
        <w:r w:rsidRPr="00C9289C">
          <w:rPr>
            <w:rStyle w:val="Hypertextovodkaz"/>
            <w:noProof/>
          </w:rPr>
          <w:t>D.1</w:t>
        </w:r>
        <w:r>
          <w:rPr>
            <w:rFonts w:asciiTheme="minorHAnsi" w:eastAsiaTheme="minorEastAsia" w:hAnsiTheme="minorHAnsi"/>
            <w:noProof/>
            <w:lang w:val="cs-CZ" w:eastAsia="cs-CZ"/>
          </w:rPr>
          <w:tab/>
        </w:r>
        <w:r w:rsidRPr="00C9289C">
          <w:rPr>
            <w:rStyle w:val="Hypertextovodkaz"/>
            <w:noProof/>
          </w:rPr>
          <w:t>Algorithms</w:t>
        </w:r>
        <w:r>
          <w:rPr>
            <w:noProof/>
            <w:webHidden/>
          </w:rPr>
          <w:tab/>
        </w:r>
        <w:r>
          <w:rPr>
            <w:noProof/>
            <w:webHidden/>
          </w:rPr>
          <w:fldChar w:fldCharType="begin"/>
        </w:r>
        <w:r>
          <w:rPr>
            <w:noProof/>
            <w:webHidden/>
          </w:rPr>
          <w:instrText xml:space="preserve"> PAGEREF _Toc6233722 \h </w:instrText>
        </w:r>
        <w:r>
          <w:rPr>
            <w:noProof/>
            <w:webHidden/>
          </w:rPr>
        </w:r>
        <w:r>
          <w:rPr>
            <w:noProof/>
            <w:webHidden/>
          </w:rPr>
          <w:fldChar w:fldCharType="separate"/>
        </w:r>
        <w:r>
          <w:rPr>
            <w:noProof/>
            <w:webHidden/>
          </w:rPr>
          <w:t>36</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3" w:history="1">
        <w:r w:rsidRPr="00C9289C">
          <w:rPr>
            <w:rStyle w:val="Hypertextovodkaz"/>
            <w:noProof/>
          </w:rPr>
          <w:t>D.1.1</w:t>
        </w:r>
        <w:r>
          <w:rPr>
            <w:rFonts w:asciiTheme="minorHAnsi" w:eastAsiaTheme="minorEastAsia" w:hAnsiTheme="minorHAnsi"/>
            <w:noProof/>
            <w:lang w:val="cs-CZ" w:eastAsia="cs-CZ"/>
          </w:rPr>
          <w:tab/>
        </w:r>
        <w:r w:rsidRPr="00C9289C">
          <w:rPr>
            <w:rStyle w:val="Hypertextovodkaz"/>
            <w:noProof/>
          </w:rPr>
          <w:t>TWM-PSFE - Phase Sensitive Frequency Estimator</w:t>
        </w:r>
        <w:r>
          <w:rPr>
            <w:noProof/>
            <w:webHidden/>
          </w:rPr>
          <w:tab/>
        </w:r>
        <w:r>
          <w:rPr>
            <w:noProof/>
            <w:webHidden/>
          </w:rPr>
          <w:fldChar w:fldCharType="begin"/>
        </w:r>
        <w:r>
          <w:rPr>
            <w:noProof/>
            <w:webHidden/>
          </w:rPr>
          <w:instrText xml:space="preserve"> PAGEREF _Toc6233723 \h </w:instrText>
        </w:r>
        <w:r>
          <w:rPr>
            <w:noProof/>
            <w:webHidden/>
          </w:rPr>
        </w:r>
        <w:r>
          <w:rPr>
            <w:noProof/>
            <w:webHidden/>
          </w:rPr>
          <w:fldChar w:fldCharType="separate"/>
        </w:r>
        <w:r>
          <w:rPr>
            <w:noProof/>
            <w:webHidden/>
          </w:rPr>
          <w:t>36</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4" w:history="1">
        <w:r w:rsidRPr="00C9289C">
          <w:rPr>
            <w:rStyle w:val="Hypertextovodkaz"/>
            <w:noProof/>
          </w:rPr>
          <w:t>D.1.2</w:t>
        </w:r>
        <w:r>
          <w:rPr>
            <w:rFonts w:asciiTheme="minorHAnsi" w:eastAsiaTheme="minorEastAsia" w:hAnsiTheme="minorHAnsi"/>
            <w:noProof/>
            <w:lang w:val="cs-CZ" w:eastAsia="cs-CZ"/>
          </w:rPr>
          <w:tab/>
        </w:r>
        <w:r w:rsidRPr="00C9289C">
          <w:rPr>
            <w:rStyle w:val="Hypertextovodkaz"/>
            <w:noProof/>
          </w:rPr>
          <w:t>TWM-MODTDPS - Modulation analyzer in Time Domain, by quadrature Phase Shifting</w:t>
        </w:r>
        <w:r>
          <w:rPr>
            <w:noProof/>
            <w:webHidden/>
          </w:rPr>
          <w:tab/>
        </w:r>
        <w:r>
          <w:rPr>
            <w:noProof/>
            <w:webHidden/>
          </w:rPr>
          <w:fldChar w:fldCharType="begin"/>
        </w:r>
        <w:r>
          <w:rPr>
            <w:noProof/>
            <w:webHidden/>
          </w:rPr>
          <w:instrText xml:space="preserve"> PAGEREF _Toc6233724 \h </w:instrText>
        </w:r>
        <w:r>
          <w:rPr>
            <w:noProof/>
            <w:webHidden/>
          </w:rPr>
        </w:r>
        <w:r>
          <w:rPr>
            <w:noProof/>
            <w:webHidden/>
          </w:rPr>
          <w:fldChar w:fldCharType="separate"/>
        </w:r>
        <w:r>
          <w:rPr>
            <w:noProof/>
            <w:webHidden/>
          </w:rPr>
          <w:t>37</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5" w:history="1">
        <w:r w:rsidRPr="00C9289C">
          <w:rPr>
            <w:rStyle w:val="Hypertextovodkaz"/>
            <w:noProof/>
          </w:rPr>
          <w:t>D.1.3</w:t>
        </w:r>
        <w:r>
          <w:rPr>
            <w:rFonts w:asciiTheme="minorHAnsi" w:eastAsiaTheme="minorEastAsia" w:hAnsiTheme="minorHAnsi"/>
            <w:noProof/>
            <w:lang w:val="cs-CZ" w:eastAsia="cs-CZ"/>
          </w:rPr>
          <w:tab/>
        </w:r>
        <w:r w:rsidRPr="00C9289C">
          <w:rPr>
            <w:rStyle w:val="Hypertextovodkaz"/>
            <w:noProof/>
          </w:rPr>
          <w:t>TWM-FPNLSF - Four Parameter Non Linear Sine Fit</w:t>
        </w:r>
        <w:r>
          <w:rPr>
            <w:noProof/>
            <w:webHidden/>
          </w:rPr>
          <w:tab/>
        </w:r>
        <w:r>
          <w:rPr>
            <w:noProof/>
            <w:webHidden/>
          </w:rPr>
          <w:fldChar w:fldCharType="begin"/>
        </w:r>
        <w:r>
          <w:rPr>
            <w:noProof/>
            <w:webHidden/>
          </w:rPr>
          <w:instrText xml:space="preserve"> PAGEREF _Toc6233725 \h </w:instrText>
        </w:r>
        <w:r>
          <w:rPr>
            <w:noProof/>
            <w:webHidden/>
          </w:rPr>
        </w:r>
        <w:r>
          <w:rPr>
            <w:noProof/>
            <w:webHidden/>
          </w:rPr>
          <w:fldChar w:fldCharType="separate"/>
        </w:r>
        <w:r>
          <w:rPr>
            <w:noProof/>
            <w:webHidden/>
          </w:rPr>
          <w:t>37</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6" w:history="1">
        <w:r w:rsidRPr="00C9289C">
          <w:rPr>
            <w:rStyle w:val="Hypertextovodkaz"/>
            <w:noProof/>
          </w:rPr>
          <w:t>D.1.4</w:t>
        </w:r>
        <w:r>
          <w:rPr>
            <w:rFonts w:asciiTheme="minorHAnsi" w:eastAsiaTheme="minorEastAsia" w:hAnsiTheme="minorHAnsi"/>
            <w:noProof/>
            <w:lang w:val="cs-CZ" w:eastAsia="cs-CZ"/>
          </w:rPr>
          <w:tab/>
        </w:r>
        <w:r w:rsidRPr="00C9289C">
          <w:rPr>
            <w:rStyle w:val="Hypertextovodkaz"/>
            <w:noProof/>
          </w:rPr>
          <w:t>TWM-HCRMS - Half Cycle RMS algorithm</w:t>
        </w:r>
        <w:r>
          <w:rPr>
            <w:noProof/>
            <w:webHidden/>
          </w:rPr>
          <w:tab/>
        </w:r>
        <w:r>
          <w:rPr>
            <w:noProof/>
            <w:webHidden/>
          </w:rPr>
          <w:fldChar w:fldCharType="begin"/>
        </w:r>
        <w:r>
          <w:rPr>
            <w:noProof/>
            <w:webHidden/>
          </w:rPr>
          <w:instrText xml:space="preserve"> PAGEREF _Toc6233726 \h </w:instrText>
        </w:r>
        <w:r>
          <w:rPr>
            <w:noProof/>
            <w:webHidden/>
          </w:rPr>
        </w:r>
        <w:r>
          <w:rPr>
            <w:noProof/>
            <w:webHidden/>
          </w:rPr>
          <w:fldChar w:fldCharType="separate"/>
        </w:r>
        <w:r>
          <w:rPr>
            <w:noProof/>
            <w:webHidden/>
          </w:rPr>
          <w:t>37</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7" w:history="1">
        <w:r w:rsidRPr="00C9289C">
          <w:rPr>
            <w:rStyle w:val="Hypertextovodkaz"/>
            <w:noProof/>
          </w:rPr>
          <w:t>D.1.5</w:t>
        </w:r>
        <w:r>
          <w:rPr>
            <w:rFonts w:asciiTheme="minorHAnsi" w:eastAsiaTheme="minorEastAsia" w:hAnsiTheme="minorHAnsi"/>
            <w:noProof/>
            <w:lang w:val="cs-CZ" w:eastAsia="cs-CZ"/>
          </w:rPr>
          <w:tab/>
        </w:r>
        <w:r w:rsidRPr="00C9289C">
          <w:rPr>
            <w:rStyle w:val="Hypertextovodkaz"/>
            <w:noProof/>
          </w:rPr>
          <w:t>TWM-InDiSwell - Interruption, Dip, Swell event detector</w:t>
        </w:r>
        <w:r>
          <w:rPr>
            <w:noProof/>
            <w:webHidden/>
          </w:rPr>
          <w:tab/>
        </w:r>
        <w:r>
          <w:rPr>
            <w:noProof/>
            <w:webHidden/>
          </w:rPr>
          <w:fldChar w:fldCharType="begin"/>
        </w:r>
        <w:r>
          <w:rPr>
            <w:noProof/>
            <w:webHidden/>
          </w:rPr>
          <w:instrText xml:space="preserve"> PAGEREF _Toc6233727 \h </w:instrText>
        </w:r>
        <w:r>
          <w:rPr>
            <w:noProof/>
            <w:webHidden/>
          </w:rPr>
        </w:r>
        <w:r>
          <w:rPr>
            <w:noProof/>
            <w:webHidden/>
          </w:rPr>
          <w:fldChar w:fldCharType="separate"/>
        </w:r>
        <w:r>
          <w:rPr>
            <w:noProof/>
            <w:webHidden/>
          </w:rPr>
          <w:t>38</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8" w:history="1">
        <w:r w:rsidRPr="00C9289C">
          <w:rPr>
            <w:rStyle w:val="Hypertextovodkaz"/>
            <w:noProof/>
          </w:rPr>
          <w:t>D.1.6</w:t>
        </w:r>
        <w:r>
          <w:rPr>
            <w:rFonts w:asciiTheme="minorHAnsi" w:eastAsiaTheme="minorEastAsia" w:hAnsiTheme="minorHAnsi"/>
            <w:noProof/>
            <w:lang w:val="cs-CZ" w:eastAsia="cs-CZ"/>
          </w:rPr>
          <w:tab/>
        </w:r>
        <w:r w:rsidRPr="00C9289C">
          <w:rPr>
            <w:rStyle w:val="Hypertextovodkaz"/>
            <w:noProof/>
          </w:rPr>
          <w:t>TWM-THDWFFT - THD from Windowed FFT</w:t>
        </w:r>
        <w:r>
          <w:rPr>
            <w:noProof/>
            <w:webHidden/>
          </w:rPr>
          <w:tab/>
        </w:r>
        <w:r>
          <w:rPr>
            <w:noProof/>
            <w:webHidden/>
          </w:rPr>
          <w:fldChar w:fldCharType="begin"/>
        </w:r>
        <w:r>
          <w:rPr>
            <w:noProof/>
            <w:webHidden/>
          </w:rPr>
          <w:instrText xml:space="preserve"> PAGEREF _Toc6233728 \h </w:instrText>
        </w:r>
        <w:r>
          <w:rPr>
            <w:noProof/>
            <w:webHidden/>
          </w:rPr>
        </w:r>
        <w:r>
          <w:rPr>
            <w:noProof/>
            <w:webHidden/>
          </w:rPr>
          <w:fldChar w:fldCharType="separate"/>
        </w:r>
        <w:r>
          <w:rPr>
            <w:noProof/>
            <w:webHidden/>
          </w:rPr>
          <w:t>38</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29" w:history="1">
        <w:r w:rsidRPr="00C9289C">
          <w:rPr>
            <w:rStyle w:val="Hypertextovodkaz"/>
            <w:noProof/>
          </w:rPr>
          <w:t>D.1.7</w:t>
        </w:r>
        <w:r>
          <w:rPr>
            <w:rFonts w:asciiTheme="minorHAnsi" w:eastAsiaTheme="minorEastAsia" w:hAnsiTheme="minorHAnsi"/>
            <w:noProof/>
            <w:lang w:val="cs-CZ" w:eastAsia="cs-CZ"/>
          </w:rPr>
          <w:tab/>
        </w:r>
        <w:r w:rsidRPr="00C9289C">
          <w:rPr>
            <w:rStyle w:val="Hypertextovodkaz"/>
            <w:noProof/>
          </w:rPr>
          <w:t>TWM-PWRTDI - Power by Time Domain Integration</w:t>
        </w:r>
        <w:r>
          <w:rPr>
            <w:noProof/>
            <w:webHidden/>
          </w:rPr>
          <w:tab/>
        </w:r>
        <w:r>
          <w:rPr>
            <w:noProof/>
            <w:webHidden/>
          </w:rPr>
          <w:fldChar w:fldCharType="begin"/>
        </w:r>
        <w:r>
          <w:rPr>
            <w:noProof/>
            <w:webHidden/>
          </w:rPr>
          <w:instrText xml:space="preserve"> PAGEREF _Toc6233729 \h </w:instrText>
        </w:r>
        <w:r>
          <w:rPr>
            <w:noProof/>
            <w:webHidden/>
          </w:rPr>
        </w:r>
        <w:r>
          <w:rPr>
            <w:noProof/>
            <w:webHidden/>
          </w:rPr>
          <w:fldChar w:fldCharType="separate"/>
        </w:r>
        <w:r>
          <w:rPr>
            <w:noProof/>
            <w:webHidden/>
          </w:rPr>
          <w:t>38</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0" w:history="1">
        <w:r w:rsidRPr="00C9289C">
          <w:rPr>
            <w:rStyle w:val="Hypertextovodkaz"/>
            <w:noProof/>
          </w:rPr>
          <w:t>D.1.8</w:t>
        </w:r>
        <w:r>
          <w:rPr>
            <w:rFonts w:asciiTheme="minorHAnsi" w:eastAsiaTheme="minorEastAsia" w:hAnsiTheme="minorHAnsi"/>
            <w:noProof/>
            <w:lang w:val="cs-CZ" w:eastAsia="cs-CZ"/>
          </w:rPr>
          <w:tab/>
        </w:r>
        <w:r w:rsidRPr="00C9289C">
          <w:rPr>
            <w:rStyle w:val="Hypertextovodkaz"/>
            <w:noProof/>
          </w:rPr>
          <w:t>TWM-WRMS - RMS value by Windowed Time Domain Integration</w:t>
        </w:r>
        <w:r>
          <w:rPr>
            <w:noProof/>
            <w:webHidden/>
          </w:rPr>
          <w:tab/>
        </w:r>
        <w:r>
          <w:rPr>
            <w:noProof/>
            <w:webHidden/>
          </w:rPr>
          <w:fldChar w:fldCharType="begin"/>
        </w:r>
        <w:r>
          <w:rPr>
            <w:noProof/>
            <w:webHidden/>
          </w:rPr>
          <w:instrText xml:space="preserve"> PAGEREF _Toc6233730 \h </w:instrText>
        </w:r>
        <w:r>
          <w:rPr>
            <w:noProof/>
            <w:webHidden/>
          </w:rPr>
        </w:r>
        <w:r>
          <w:rPr>
            <w:noProof/>
            <w:webHidden/>
          </w:rPr>
          <w:fldChar w:fldCharType="separate"/>
        </w:r>
        <w:r>
          <w:rPr>
            <w:noProof/>
            <w:webHidden/>
          </w:rPr>
          <w:t>39</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1" w:history="1">
        <w:r w:rsidRPr="00C9289C">
          <w:rPr>
            <w:rStyle w:val="Hypertextovodkaz"/>
            <w:noProof/>
          </w:rPr>
          <w:t>D.1.9</w:t>
        </w:r>
        <w:r>
          <w:rPr>
            <w:rFonts w:asciiTheme="minorHAnsi" w:eastAsiaTheme="minorEastAsia" w:hAnsiTheme="minorHAnsi"/>
            <w:noProof/>
            <w:lang w:val="cs-CZ" w:eastAsia="cs-CZ"/>
          </w:rPr>
          <w:tab/>
        </w:r>
        <w:r w:rsidRPr="00C9289C">
          <w:rPr>
            <w:rStyle w:val="Hypertextovodkaz"/>
            <w:noProof/>
          </w:rPr>
          <w:t>TWM-WFFT - Windowed FFT spectrum analysis</w:t>
        </w:r>
        <w:r>
          <w:rPr>
            <w:noProof/>
            <w:webHidden/>
          </w:rPr>
          <w:tab/>
        </w:r>
        <w:r>
          <w:rPr>
            <w:noProof/>
            <w:webHidden/>
          </w:rPr>
          <w:fldChar w:fldCharType="begin"/>
        </w:r>
        <w:r>
          <w:rPr>
            <w:noProof/>
            <w:webHidden/>
          </w:rPr>
          <w:instrText xml:space="preserve"> PAGEREF _Toc6233731 \h </w:instrText>
        </w:r>
        <w:r>
          <w:rPr>
            <w:noProof/>
            <w:webHidden/>
          </w:rPr>
        </w:r>
        <w:r>
          <w:rPr>
            <w:noProof/>
            <w:webHidden/>
          </w:rPr>
          <w:fldChar w:fldCharType="separate"/>
        </w:r>
        <w:r>
          <w:rPr>
            <w:noProof/>
            <w:webHidden/>
          </w:rPr>
          <w:t>39</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2" w:history="1">
        <w:r w:rsidRPr="00C9289C">
          <w:rPr>
            <w:rStyle w:val="Hypertextovodkaz"/>
            <w:noProof/>
          </w:rPr>
          <w:t>D.1.10</w:t>
        </w:r>
        <w:r>
          <w:rPr>
            <w:rFonts w:asciiTheme="minorHAnsi" w:eastAsiaTheme="minorEastAsia" w:hAnsiTheme="minorHAnsi"/>
            <w:noProof/>
            <w:lang w:val="cs-CZ" w:eastAsia="cs-CZ"/>
          </w:rPr>
          <w:tab/>
        </w:r>
        <w:r w:rsidRPr="00C9289C">
          <w:rPr>
            <w:rStyle w:val="Hypertextovodkaz"/>
            <w:noProof/>
          </w:rPr>
          <w:t>TWM-Flicker - Flicker algorithm</w:t>
        </w:r>
        <w:r>
          <w:rPr>
            <w:noProof/>
            <w:webHidden/>
          </w:rPr>
          <w:tab/>
        </w:r>
        <w:r>
          <w:rPr>
            <w:noProof/>
            <w:webHidden/>
          </w:rPr>
          <w:fldChar w:fldCharType="begin"/>
        </w:r>
        <w:r>
          <w:rPr>
            <w:noProof/>
            <w:webHidden/>
          </w:rPr>
          <w:instrText xml:space="preserve"> PAGEREF _Toc6233732 \h </w:instrText>
        </w:r>
        <w:r>
          <w:rPr>
            <w:noProof/>
            <w:webHidden/>
          </w:rPr>
        </w:r>
        <w:r>
          <w:rPr>
            <w:noProof/>
            <w:webHidden/>
          </w:rPr>
          <w:fldChar w:fldCharType="separate"/>
        </w:r>
        <w:r>
          <w:rPr>
            <w:noProof/>
            <w:webHidden/>
          </w:rPr>
          <w:t>39</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3" w:history="1">
        <w:r w:rsidRPr="00C9289C">
          <w:rPr>
            <w:rStyle w:val="Hypertextovodkaz"/>
            <w:noProof/>
          </w:rPr>
          <w:t>D.1.11</w:t>
        </w:r>
        <w:r>
          <w:rPr>
            <w:rFonts w:asciiTheme="minorHAnsi" w:eastAsiaTheme="minorEastAsia" w:hAnsiTheme="minorHAnsi"/>
            <w:noProof/>
            <w:lang w:val="cs-CZ" w:eastAsia="cs-CZ"/>
          </w:rPr>
          <w:tab/>
        </w:r>
        <w:r w:rsidRPr="00C9289C">
          <w:rPr>
            <w:rStyle w:val="Hypertextovodkaz"/>
            <w:noProof/>
          </w:rPr>
          <w:t>TWM-MFSF - Multi-Frequency Sine Fit</w:t>
        </w:r>
        <w:r>
          <w:rPr>
            <w:noProof/>
            <w:webHidden/>
          </w:rPr>
          <w:tab/>
        </w:r>
        <w:r>
          <w:rPr>
            <w:noProof/>
            <w:webHidden/>
          </w:rPr>
          <w:fldChar w:fldCharType="begin"/>
        </w:r>
        <w:r>
          <w:rPr>
            <w:noProof/>
            <w:webHidden/>
          </w:rPr>
          <w:instrText xml:space="preserve"> PAGEREF _Toc6233733 \h </w:instrText>
        </w:r>
        <w:r>
          <w:rPr>
            <w:noProof/>
            <w:webHidden/>
          </w:rPr>
        </w:r>
        <w:r>
          <w:rPr>
            <w:noProof/>
            <w:webHidden/>
          </w:rPr>
          <w:fldChar w:fldCharType="separate"/>
        </w:r>
        <w:r>
          <w:rPr>
            <w:noProof/>
            <w:webHidden/>
          </w:rPr>
          <w:t>40</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4" w:history="1">
        <w:r w:rsidRPr="00C9289C">
          <w:rPr>
            <w:rStyle w:val="Hypertextovodkaz"/>
            <w:noProof/>
          </w:rPr>
          <w:t>D.1.12</w:t>
        </w:r>
        <w:r>
          <w:rPr>
            <w:rFonts w:asciiTheme="minorHAnsi" w:eastAsiaTheme="minorEastAsia" w:hAnsiTheme="minorHAnsi"/>
            <w:noProof/>
            <w:lang w:val="cs-CZ" w:eastAsia="cs-CZ"/>
          </w:rPr>
          <w:tab/>
        </w:r>
        <w:r w:rsidRPr="00C9289C">
          <w:rPr>
            <w:rStyle w:val="Hypertextovodkaz"/>
            <w:noProof/>
          </w:rPr>
          <w:t>TWM-PWRFFT - Power by FFT</w:t>
        </w:r>
        <w:r>
          <w:rPr>
            <w:noProof/>
            <w:webHidden/>
          </w:rPr>
          <w:tab/>
        </w:r>
        <w:r>
          <w:rPr>
            <w:noProof/>
            <w:webHidden/>
          </w:rPr>
          <w:fldChar w:fldCharType="begin"/>
        </w:r>
        <w:r>
          <w:rPr>
            <w:noProof/>
            <w:webHidden/>
          </w:rPr>
          <w:instrText xml:space="preserve"> PAGEREF _Toc6233734 \h </w:instrText>
        </w:r>
        <w:r>
          <w:rPr>
            <w:noProof/>
            <w:webHidden/>
          </w:rPr>
        </w:r>
        <w:r>
          <w:rPr>
            <w:noProof/>
            <w:webHidden/>
          </w:rPr>
          <w:fldChar w:fldCharType="separate"/>
        </w:r>
        <w:r>
          <w:rPr>
            <w:noProof/>
            <w:webHidden/>
          </w:rPr>
          <w:t>40</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5" w:history="1">
        <w:r w:rsidRPr="00C9289C">
          <w:rPr>
            <w:rStyle w:val="Hypertextovodkaz"/>
            <w:noProof/>
          </w:rPr>
          <w:t>D.1.13</w:t>
        </w:r>
        <w:r>
          <w:rPr>
            <w:rFonts w:asciiTheme="minorHAnsi" w:eastAsiaTheme="minorEastAsia" w:hAnsiTheme="minorHAnsi"/>
            <w:noProof/>
            <w:lang w:val="cs-CZ" w:eastAsia="cs-CZ"/>
          </w:rPr>
          <w:tab/>
        </w:r>
        <w:r w:rsidRPr="00C9289C">
          <w:rPr>
            <w:rStyle w:val="Hypertextovodkaz"/>
            <w:noProof/>
          </w:rPr>
          <w:t>TWM-InpZ – Estimator of Digitizer Input Impedance</w:t>
        </w:r>
        <w:r>
          <w:rPr>
            <w:noProof/>
            <w:webHidden/>
          </w:rPr>
          <w:tab/>
        </w:r>
        <w:r>
          <w:rPr>
            <w:noProof/>
            <w:webHidden/>
          </w:rPr>
          <w:fldChar w:fldCharType="begin"/>
        </w:r>
        <w:r>
          <w:rPr>
            <w:noProof/>
            <w:webHidden/>
          </w:rPr>
          <w:instrText xml:space="preserve"> PAGEREF _Toc6233735 \h </w:instrText>
        </w:r>
        <w:r>
          <w:rPr>
            <w:noProof/>
            <w:webHidden/>
          </w:rPr>
        </w:r>
        <w:r>
          <w:rPr>
            <w:noProof/>
            <w:webHidden/>
          </w:rPr>
          <w:fldChar w:fldCharType="separate"/>
        </w:r>
        <w:r>
          <w:rPr>
            <w:noProof/>
            <w:webHidden/>
          </w:rPr>
          <w:t>40</w:t>
        </w:r>
        <w:r>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736" w:history="1">
        <w:r w:rsidRPr="00C9289C">
          <w:rPr>
            <w:rStyle w:val="Hypertextovodkaz"/>
            <w:noProof/>
          </w:rPr>
          <w:t>D.2</w:t>
        </w:r>
        <w:r>
          <w:rPr>
            <w:rFonts w:asciiTheme="minorHAnsi" w:eastAsiaTheme="minorEastAsia" w:hAnsiTheme="minorHAnsi"/>
            <w:noProof/>
            <w:lang w:val="cs-CZ" w:eastAsia="cs-CZ"/>
          </w:rPr>
          <w:tab/>
        </w:r>
        <w:r w:rsidRPr="00C9289C">
          <w:rPr>
            <w:rStyle w:val="Hypertextovodkaz"/>
            <w:noProof/>
          </w:rPr>
          <w:t>Integration of new algorithms</w:t>
        </w:r>
        <w:r>
          <w:rPr>
            <w:noProof/>
            <w:webHidden/>
          </w:rPr>
          <w:tab/>
        </w:r>
        <w:r>
          <w:rPr>
            <w:noProof/>
            <w:webHidden/>
          </w:rPr>
          <w:fldChar w:fldCharType="begin"/>
        </w:r>
        <w:r>
          <w:rPr>
            <w:noProof/>
            <w:webHidden/>
          </w:rPr>
          <w:instrText xml:space="preserve"> PAGEREF _Toc6233736 \h </w:instrText>
        </w:r>
        <w:r>
          <w:rPr>
            <w:noProof/>
            <w:webHidden/>
          </w:rPr>
        </w:r>
        <w:r>
          <w:rPr>
            <w:noProof/>
            <w:webHidden/>
          </w:rPr>
          <w:fldChar w:fldCharType="separate"/>
        </w:r>
        <w:r>
          <w:rPr>
            <w:noProof/>
            <w:webHidden/>
          </w:rPr>
          <w:t>40</w:t>
        </w:r>
        <w:r>
          <w:rPr>
            <w:noProof/>
            <w:webHidden/>
          </w:rPr>
          <w:fldChar w:fldCharType="end"/>
        </w:r>
      </w:hyperlink>
    </w:p>
    <w:p w:rsidR="00A56CE1" w:rsidRDefault="00A56CE1">
      <w:pPr>
        <w:pStyle w:val="Obsah1"/>
        <w:rPr>
          <w:rFonts w:asciiTheme="minorHAnsi" w:eastAsiaTheme="minorEastAsia" w:hAnsiTheme="minorHAnsi"/>
          <w:noProof/>
          <w:lang w:val="cs-CZ" w:eastAsia="cs-CZ"/>
        </w:rPr>
      </w:pPr>
      <w:hyperlink w:anchor="_Toc6233737" w:history="1">
        <w:r w:rsidRPr="00C9289C">
          <w:rPr>
            <w:rStyle w:val="Hypertextovodkaz"/>
            <w:noProof/>
            <w:lang w:val="en-GB"/>
          </w:rPr>
          <w:t>E</w:t>
        </w:r>
        <w:r>
          <w:rPr>
            <w:rFonts w:asciiTheme="minorHAnsi" w:eastAsiaTheme="minorEastAsia" w:hAnsiTheme="minorHAnsi"/>
            <w:noProof/>
            <w:lang w:val="cs-CZ" w:eastAsia="cs-CZ"/>
          </w:rPr>
          <w:tab/>
        </w:r>
        <w:r w:rsidRPr="00C9289C">
          <w:rPr>
            <w:rStyle w:val="Hypertextovodkaz"/>
            <w:noProof/>
            <w:lang w:val="en-GB"/>
          </w:rPr>
          <w:t>TITLE 1</w:t>
        </w:r>
        <w:r>
          <w:rPr>
            <w:noProof/>
            <w:webHidden/>
          </w:rPr>
          <w:tab/>
        </w:r>
        <w:r>
          <w:rPr>
            <w:noProof/>
            <w:webHidden/>
          </w:rPr>
          <w:fldChar w:fldCharType="begin"/>
        </w:r>
        <w:r>
          <w:rPr>
            <w:noProof/>
            <w:webHidden/>
          </w:rPr>
          <w:instrText xml:space="preserve"> PAGEREF _Toc6233737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Obsah2"/>
        <w:tabs>
          <w:tab w:val="left" w:pos="880"/>
          <w:tab w:val="right" w:leader="dot" w:pos="9062"/>
        </w:tabs>
        <w:rPr>
          <w:rFonts w:asciiTheme="minorHAnsi" w:eastAsiaTheme="minorEastAsia" w:hAnsiTheme="minorHAnsi"/>
          <w:noProof/>
          <w:lang w:val="cs-CZ" w:eastAsia="cs-CZ"/>
        </w:rPr>
      </w:pPr>
      <w:hyperlink w:anchor="_Toc6233738" w:history="1">
        <w:r w:rsidRPr="00C9289C">
          <w:rPr>
            <w:rStyle w:val="Hypertextovodkaz"/>
            <w:noProof/>
          </w:rPr>
          <w:t>E.1</w:t>
        </w:r>
        <w:r>
          <w:rPr>
            <w:rFonts w:asciiTheme="minorHAnsi" w:eastAsiaTheme="minorEastAsia" w:hAnsiTheme="minorHAnsi"/>
            <w:noProof/>
            <w:lang w:val="cs-CZ" w:eastAsia="cs-CZ"/>
          </w:rPr>
          <w:tab/>
        </w:r>
        <w:r w:rsidRPr="00C9289C">
          <w:rPr>
            <w:rStyle w:val="Hypertextovodkaz"/>
            <w:noProof/>
          </w:rPr>
          <w:t>Title 2</w:t>
        </w:r>
        <w:r>
          <w:rPr>
            <w:noProof/>
            <w:webHidden/>
          </w:rPr>
          <w:tab/>
        </w:r>
        <w:r>
          <w:rPr>
            <w:noProof/>
            <w:webHidden/>
          </w:rPr>
          <w:fldChar w:fldCharType="begin"/>
        </w:r>
        <w:r>
          <w:rPr>
            <w:noProof/>
            <w:webHidden/>
          </w:rPr>
          <w:instrText xml:space="preserve"> PAGEREF _Toc6233738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Obsah3"/>
        <w:tabs>
          <w:tab w:val="left" w:pos="1320"/>
          <w:tab w:val="right" w:leader="dot" w:pos="9062"/>
        </w:tabs>
        <w:rPr>
          <w:rFonts w:asciiTheme="minorHAnsi" w:eastAsiaTheme="minorEastAsia" w:hAnsiTheme="minorHAnsi"/>
          <w:noProof/>
          <w:lang w:val="cs-CZ" w:eastAsia="cs-CZ"/>
        </w:rPr>
      </w:pPr>
      <w:hyperlink w:anchor="_Toc6233739" w:history="1">
        <w:r w:rsidRPr="00C9289C">
          <w:rPr>
            <w:rStyle w:val="Hypertextovodkaz"/>
            <w:noProof/>
          </w:rPr>
          <w:t>E.1.1</w:t>
        </w:r>
        <w:r>
          <w:rPr>
            <w:rFonts w:asciiTheme="minorHAnsi" w:eastAsiaTheme="minorEastAsia" w:hAnsiTheme="minorHAnsi"/>
            <w:noProof/>
            <w:lang w:val="cs-CZ" w:eastAsia="cs-CZ"/>
          </w:rPr>
          <w:tab/>
        </w:r>
        <w:r w:rsidRPr="00C9289C">
          <w:rPr>
            <w:rStyle w:val="Hypertextovodkaz"/>
            <w:noProof/>
          </w:rPr>
          <w:t>Title 3</w:t>
        </w:r>
        <w:r>
          <w:rPr>
            <w:noProof/>
            <w:webHidden/>
          </w:rPr>
          <w:tab/>
        </w:r>
        <w:r>
          <w:rPr>
            <w:noProof/>
            <w:webHidden/>
          </w:rPr>
          <w:fldChar w:fldCharType="begin"/>
        </w:r>
        <w:r>
          <w:rPr>
            <w:noProof/>
            <w:webHidden/>
          </w:rPr>
          <w:instrText xml:space="preserve"> PAGEREF _Toc6233739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Obsah4"/>
        <w:tabs>
          <w:tab w:val="left" w:pos="1760"/>
          <w:tab w:val="right" w:leader="dot" w:pos="9062"/>
        </w:tabs>
        <w:rPr>
          <w:rFonts w:asciiTheme="minorHAnsi" w:eastAsiaTheme="minorEastAsia" w:hAnsiTheme="minorHAnsi"/>
          <w:noProof/>
          <w:lang w:val="cs-CZ" w:eastAsia="cs-CZ"/>
        </w:rPr>
      </w:pPr>
      <w:hyperlink w:anchor="_Toc6233740" w:history="1">
        <w:r w:rsidRPr="00C9289C">
          <w:rPr>
            <w:rStyle w:val="Hypertextovodkaz"/>
            <w:noProof/>
          </w:rPr>
          <w:t>E.1.1.a</w:t>
        </w:r>
        <w:r>
          <w:rPr>
            <w:rFonts w:asciiTheme="minorHAnsi" w:eastAsiaTheme="minorEastAsia" w:hAnsiTheme="minorHAnsi"/>
            <w:noProof/>
            <w:lang w:val="cs-CZ" w:eastAsia="cs-CZ"/>
          </w:rPr>
          <w:tab/>
        </w:r>
        <w:r w:rsidRPr="00C9289C">
          <w:rPr>
            <w:rStyle w:val="Hypertextovodkaz"/>
            <w:noProof/>
          </w:rPr>
          <w:t>Title 4</w:t>
        </w:r>
        <w:r>
          <w:rPr>
            <w:noProof/>
            <w:webHidden/>
          </w:rPr>
          <w:tab/>
        </w:r>
        <w:r>
          <w:rPr>
            <w:noProof/>
            <w:webHidden/>
          </w:rPr>
          <w:fldChar w:fldCharType="begin"/>
        </w:r>
        <w:r>
          <w:rPr>
            <w:noProof/>
            <w:webHidden/>
          </w:rPr>
          <w:instrText xml:space="preserve"> PAGEREF _Toc6233740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Obsah5"/>
        <w:tabs>
          <w:tab w:val="left" w:pos="1981"/>
          <w:tab w:val="right" w:leader="dot" w:pos="9062"/>
        </w:tabs>
        <w:rPr>
          <w:rFonts w:asciiTheme="minorHAnsi" w:eastAsiaTheme="minorEastAsia" w:hAnsiTheme="minorHAnsi"/>
          <w:noProof/>
          <w:lang w:val="cs-CZ" w:eastAsia="cs-CZ"/>
        </w:rPr>
      </w:pPr>
      <w:hyperlink w:anchor="_Toc6233741" w:history="1">
        <w:r w:rsidRPr="00C9289C">
          <w:rPr>
            <w:rStyle w:val="Hypertextovodkaz"/>
            <w:noProof/>
            <w:lang w:val="en-GB"/>
          </w:rPr>
          <w:t>E.1.1.a.1</w:t>
        </w:r>
        <w:r>
          <w:rPr>
            <w:rFonts w:asciiTheme="minorHAnsi" w:eastAsiaTheme="minorEastAsia" w:hAnsiTheme="minorHAnsi"/>
            <w:noProof/>
            <w:lang w:val="cs-CZ" w:eastAsia="cs-CZ"/>
          </w:rPr>
          <w:tab/>
        </w:r>
        <w:r w:rsidRPr="00C9289C">
          <w:rPr>
            <w:rStyle w:val="Hypertextovodkaz"/>
            <w:noProof/>
            <w:lang w:val="en-GB"/>
          </w:rPr>
          <w:t>Title 5</w:t>
        </w:r>
        <w:r>
          <w:rPr>
            <w:noProof/>
            <w:webHidden/>
          </w:rPr>
          <w:tab/>
        </w:r>
        <w:r>
          <w:rPr>
            <w:noProof/>
            <w:webHidden/>
          </w:rPr>
          <w:fldChar w:fldCharType="begin"/>
        </w:r>
        <w:r>
          <w:rPr>
            <w:noProof/>
            <w:webHidden/>
          </w:rPr>
          <w:instrText xml:space="preserve"> PAGEREF _Toc6233741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Obsah6"/>
        <w:tabs>
          <w:tab w:val="left" w:pos="2384"/>
          <w:tab w:val="right" w:leader="dot" w:pos="9062"/>
        </w:tabs>
        <w:rPr>
          <w:rFonts w:asciiTheme="minorHAnsi" w:eastAsiaTheme="minorEastAsia" w:hAnsiTheme="minorHAnsi"/>
          <w:noProof/>
          <w:lang w:val="cs-CZ" w:eastAsia="cs-CZ"/>
        </w:rPr>
      </w:pPr>
      <w:hyperlink w:anchor="_Toc6233742" w:history="1">
        <w:r w:rsidRPr="00C9289C">
          <w:rPr>
            <w:rStyle w:val="Hypertextovodkaz"/>
            <w:noProof/>
            <w:lang w:val="en-GB"/>
          </w:rPr>
          <w:t>E.1.1.a.1.1</w:t>
        </w:r>
        <w:r>
          <w:rPr>
            <w:rFonts w:asciiTheme="minorHAnsi" w:eastAsiaTheme="minorEastAsia" w:hAnsiTheme="minorHAnsi"/>
            <w:noProof/>
            <w:lang w:val="cs-CZ" w:eastAsia="cs-CZ"/>
          </w:rPr>
          <w:tab/>
        </w:r>
        <w:r w:rsidRPr="00C9289C">
          <w:rPr>
            <w:rStyle w:val="Hypertextovodkaz"/>
            <w:noProof/>
            <w:lang w:val="en-GB"/>
          </w:rPr>
          <w:t>Title 6</w:t>
        </w:r>
        <w:r>
          <w:rPr>
            <w:noProof/>
            <w:webHidden/>
          </w:rPr>
          <w:tab/>
        </w:r>
        <w:r>
          <w:rPr>
            <w:noProof/>
            <w:webHidden/>
          </w:rPr>
          <w:fldChar w:fldCharType="begin"/>
        </w:r>
        <w:r>
          <w:rPr>
            <w:noProof/>
            <w:webHidden/>
          </w:rPr>
          <w:instrText xml:space="preserve"> PAGEREF _Toc6233742 \h </w:instrText>
        </w:r>
        <w:r>
          <w:rPr>
            <w:noProof/>
            <w:webHidden/>
          </w:rPr>
        </w:r>
        <w:r>
          <w:rPr>
            <w:noProof/>
            <w:webHidden/>
          </w:rPr>
          <w:fldChar w:fldCharType="separate"/>
        </w:r>
        <w:r>
          <w:rPr>
            <w:noProof/>
            <w:webHidden/>
          </w:rPr>
          <w:t>43</w:t>
        </w:r>
        <w:r>
          <w:rPr>
            <w:noProof/>
            <w:webHidden/>
          </w:rPr>
          <w:fldChar w:fldCharType="end"/>
        </w:r>
      </w:hyperlink>
    </w:p>
    <w:p w:rsidR="00E642B6" w:rsidRPr="009E3B61" w:rsidRDefault="008738A2" w:rsidP="00ED7F08">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t>FIGURES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A56CE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"Figure" </w:instrText>
      </w:r>
      <w:r w:rsidRPr="009E3B61">
        <w:rPr>
          <w:lang w:val="en-GB"/>
        </w:rPr>
        <w:fldChar w:fldCharType="separate"/>
      </w:r>
      <w:hyperlink w:anchor="_Toc6233743" w:history="1">
        <w:r w:rsidR="00A56CE1" w:rsidRPr="00392455">
          <w:rPr>
            <w:rStyle w:val="Hypertextovodkaz"/>
            <w:noProof/>
          </w:rPr>
          <w:t>Figure A</w:t>
        </w:r>
        <w:r w:rsidR="00A56CE1" w:rsidRPr="00392455">
          <w:rPr>
            <w:rStyle w:val="Hypertextovodkaz"/>
            <w:noProof/>
          </w:rPr>
          <w:noBreakHyphen/>
          <w:t>1: Location of TWM download on the TWM GitHub webpage.</w:t>
        </w:r>
        <w:r w:rsidR="00A56CE1">
          <w:rPr>
            <w:noProof/>
            <w:webHidden/>
          </w:rPr>
          <w:tab/>
        </w:r>
        <w:r w:rsidR="00A56CE1">
          <w:rPr>
            <w:noProof/>
            <w:webHidden/>
          </w:rPr>
          <w:fldChar w:fldCharType="begin"/>
        </w:r>
        <w:r w:rsidR="00A56CE1">
          <w:rPr>
            <w:noProof/>
            <w:webHidden/>
          </w:rPr>
          <w:instrText xml:space="preserve"> PAGEREF _Toc6233743 \h </w:instrText>
        </w:r>
        <w:r w:rsidR="00A56CE1">
          <w:rPr>
            <w:noProof/>
            <w:webHidden/>
          </w:rPr>
        </w:r>
        <w:r w:rsidR="00A56CE1">
          <w:rPr>
            <w:noProof/>
            <w:webHidden/>
          </w:rPr>
          <w:fldChar w:fldCharType="separate"/>
        </w:r>
        <w:r w:rsidR="00A56CE1">
          <w:rPr>
            <w:noProof/>
            <w:webHidden/>
          </w:rPr>
          <w:t>10</w:t>
        </w:r>
        <w:r w:rsidR="00A56CE1">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4" w:history="1">
        <w:r w:rsidRPr="00392455">
          <w:rPr>
            <w:rStyle w:val="Hypertextovodkaz"/>
            <w:noProof/>
          </w:rPr>
          <w:t>Figure A</w:t>
        </w:r>
        <w:r w:rsidRPr="00392455">
          <w:rPr>
            <w:rStyle w:val="Hypertextovodkaz"/>
            <w:noProof/>
          </w:rPr>
          <w:noBreakHyphen/>
          <w:t>2: Downloading development version of TWM from GitHub webpage.</w:t>
        </w:r>
        <w:r>
          <w:rPr>
            <w:noProof/>
            <w:webHidden/>
          </w:rPr>
          <w:tab/>
        </w:r>
        <w:r>
          <w:rPr>
            <w:noProof/>
            <w:webHidden/>
          </w:rPr>
          <w:fldChar w:fldCharType="begin"/>
        </w:r>
        <w:r>
          <w:rPr>
            <w:noProof/>
            <w:webHidden/>
          </w:rPr>
          <w:instrText xml:space="preserve"> PAGEREF _Toc6233744 \h </w:instrText>
        </w:r>
        <w:r>
          <w:rPr>
            <w:noProof/>
            <w:webHidden/>
          </w:rPr>
        </w:r>
        <w:r>
          <w:rPr>
            <w:noProof/>
            <w:webHidden/>
          </w:rPr>
          <w:fldChar w:fldCharType="separate"/>
        </w:r>
        <w:r>
          <w:rPr>
            <w:noProof/>
            <w:webHidden/>
          </w:rPr>
          <w:t>10</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5" w:history="1">
        <w:r w:rsidRPr="00392455">
          <w:rPr>
            <w:rStyle w:val="Hypertextovodkaz"/>
            <w:noProof/>
          </w:rPr>
          <w:t>Figure A</w:t>
        </w:r>
        <w:r w:rsidRPr="00392455">
          <w:rPr>
            <w:rStyle w:val="Hypertextovodkaz"/>
            <w:noProof/>
          </w:rPr>
          <w:noBreakHyphen/>
          <w:t>3: Front panel of TWM.</w:t>
        </w:r>
        <w:r>
          <w:rPr>
            <w:noProof/>
            <w:webHidden/>
          </w:rPr>
          <w:tab/>
        </w:r>
        <w:r>
          <w:rPr>
            <w:noProof/>
            <w:webHidden/>
          </w:rPr>
          <w:fldChar w:fldCharType="begin"/>
        </w:r>
        <w:r>
          <w:rPr>
            <w:noProof/>
            <w:webHidden/>
          </w:rPr>
          <w:instrText xml:space="preserve"> PAGEREF _Toc6233745 \h </w:instrText>
        </w:r>
        <w:r>
          <w:rPr>
            <w:noProof/>
            <w:webHidden/>
          </w:rPr>
        </w:r>
        <w:r>
          <w:rPr>
            <w:noProof/>
            <w:webHidden/>
          </w:rPr>
          <w:fldChar w:fldCharType="separate"/>
        </w:r>
        <w:r>
          <w:rPr>
            <w:noProof/>
            <w:webHidden/>
          </w:rPr>
          <w:t>13</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6" w:history="1">
        <w:r w:rsidRPr="00392455">
          <w:rPr>
            <w:rStyle w:val="Hypertextovodkaz"/>
            <w:noProof/>
          </w:rPr>
          <w:t>Figure A</w:t>
        </w:r>
        <w:r w:rsidRPr="00392455">
          <w:rPr>
            <w:rStyle w:val="Hypertextovodkaz"/>
            <w:noProof/>
          </w:rPr>
          <w:noBreakHyphen/>
          <w:t>4: TWM processing environment configuration.</w:t>
        </w:r>
        <w:r>
          <w:rPr>
            <w:noProof/>
            <w:webHidden/>
          </w:rPr>
          <w:tab/>
        </w:r>
        <w:r>
          <w:rPr>
            <w:noProof/>
            <w:webHidden/>
          </w:rPr>
          <w:fldChar w:fldCharType="begin"/>
        </w:r>
        <w:r>
          <w:rPr>
            <w:noProof/>
            <w:webHidden/>
          </w:rPr>
          <w:instrText xml:space="preserve"> PAGEREF _Toc6233746 \h </w:instrText>
        </w:r>
        <w:r>
          <w:rPr>
            <w:noProof/>
            <w:webHidden/>
          </w:rPr>
        </w:r>
        <w:r>
          <w:rPr>
            <w:noProof/>
            <w:webHidden/>
          </w:rPr>
          <w:fldChar w:fldCharType="separate"/>
        </w:r>
        <w:r>
          <w:rPr>
            <w:noProof/>
            <w:webHidden/>
          </w:rPr>
          <w:t>14</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7" w:history="1">
        <w:r w:rsidRPr="00392455">
          <w:rPr>
            <w:rStyle w:val="Hypertextovodkaz"/>
            <w:noProof/>
          </w:rPr>
          <w:t>Figure A</w:t>
        </w:r>
        <w:r w:rsidRPr="00392455">
          <w:rPr>
            <w:rStyle w:val="Hypertextovodkaz"/>
            <w:noProof/>
          </w:rPr>
          <w:noBreakHyphen/>
          <w:t>5: TWM GNU Octave package assistant.</w:t>
        </w:r>
        <w:r>
          <w:rPr>
            <w:noProof/>
            <w:webHidden/>
          </w:rPr>
          <w:tab/>
        </w:r>
        <w:r>
          <w:rPr>
            <w:noProof/>
            <w:webHidden/>
          </w:rPr>
          <w:fldChar w:fldCharType="begin"/>
        </w:r>
        <w:r>
          <w:rPr>
            <w:noProof/>
            <w:webHidden/>
          </w:rPr>
          <w:instrText xml:space="preserve"> PAGEREF _Toc6233747 \h </w:instrText>
        </w:r>
        <w:r>
          <w:rPr>
            <w:noProof/>
            <w:webHidden/>
          </w:rPr>
        </w:r>
        <w:r>
          <w:rPr>
            <w:noProof/>
            <w:webHidden/>
          </w:rPr>
          <w:fldChar w:fldCharType="separate"/>
        </w:r>
        <w:r>
          <w:rPr>
            <w:noProof/>
            <w:webHidden/>
          </w:rPr>
          <w:t>15</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8" w:history="1">
        <w:r w:rsidRPr="00392455">
          <w:rPr>
            <w:rStyle w:val="Hypertextovodkaz"/>
            <w:noProof/>
          </w:rPr>
          <w:t>Figure A</w:t>
        </w:r>
        <w:r w:rsidRPr="00392455">
          <w:rPr>
            <w:rStyle w:val="Hypertextovodkaz"/>
            <w:noProof/>
          </w:rPr>
          <w:noBreakHyphen/>
          <w:t>6: TWM configuration panel for the niScope digitizers (for NI 5922).</w:t>
        </w:r>
        <w:r>
          <w:rPr>
            <w:noProof/>
            <w:webHidden/>
          </w:rPr>
          <w:tab/>
        </w:r>
        <w:r>
          <w:rPr>
            <w:noProof/>
            <w:webHidden/>
          </w:rPr>
          <w:fldChar w:fldCharType="begin"/>
        </w:r>
        <w:r>
          <w:rPr>
            <w:noProof/>
            <w:webHidden/>
          </w:rPr>
          <w:instrText xml:space="preserve"> PAGEREF _Toc6233748 \h </w:instrText>
        </w:r>
        <w:r>
          <w:rPr>
            <w:noProof/>
            <w:webHidden/>
          </w:rPr>
        </w:r>
        <w:r>
          <w:rPr>
            <w:noProof/>
            <w:webHidden/>
          </w:rPr>
          <w:fldChar w:fldCharType="separate"/>
        </w:r>
        <w:r>
          <w:rPr>
            <w:noProof/>
            <w:webHidden/>
          </w:rPr>
          <w:t>16</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49" w:history="1">
        <w:r w:rsidRPr="00392455">
          <w:rPr>
            <w:rStyle w:val="Hypertextovodkaz"/>
            <w:noProof/>
          </w:rPr>
          <w:t>Figure A</w:t>
        </w:r>
        <w:r w:rsidRPr="00392455">
          <w:rPr>
            <w:rStyle w:val="Hypertextovodkaz"/>
            <w:noProof/>
          </w:rPr>
          <w:noBreakHyphen/>
          <w:t>7: TWM configuration panel for Agilent 3458A sampling multimeters.</w:t>
        </w:r>
        <w:r>
          <w:rPr>
            <w:noProof/>
            <w:webHidden/>
          </w:rPr>
          <w:tab/>
        </w:r>
        <w:r>
          <w:rPr>
            <w:noProof/>
            <w:webHidden/>
          </w:rPr>
          <w:fldChar w:fldCharType="begin"/>
        </w:r>
        <w:r>
          <w:rPr>
            <w:noProof/>
            <w:webHidden/>
          </w:rPr>
          <w:instrText xml:space="preserve"> PAGEREF _Toc6233749 \h </w:instrText>
        </w:r>
        <w:r>
          <w:rPr>
            <w:noProof/>
            <w:webHidden/>
          </w:rPr>
        </w:r>
        <w:r>
          <w:rPr>
            <w:noProof/>
            <w:webHidden/>
          </w:rPr>
          <w:fldChar w:fldCharType="separate"/>
        </w:r>
        <w:r>
          <w:rPr>
            <w:noProof/>
            <w:webHidden/>
          </w:rPr>
          <w:t>17</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0" w:history="1">
        <w:r w:rsidRPr="00392455">
          <w:rPr>
            <w:rStyle w:val="Hypertextovodkaz"/>
            <w:noProof/>
          </w:rPr>
          <w:t>Figure A</w:t>
        </w:r>
        <w:r w:rsidRPr="00392455">
          <w:rPr>
            <w:rStyle w:val="Hypertextovodkaz"/>
            <w:noProof/>
          </w:rPr>
          <w:noBreakHyphen/>
          <w:t>8: TWM transducer configuration panel.</w:t>
        </w:r>
        <w:r>
          <w:rPr>
            <w:noProof/>
            <w:webHidden/>
          </w:rPr>
          <w:tab/>
        </w:r>
        <w:r>
          <w:rPr>
            <w:noProof/>
            <w:webHidden/>
          </w:rPr>
          <w:fldChar w:fldCharType="begin"/>
        </w:r>
        <w:r>
          <w:rPr>
            <w:noProof/>
            <w:webHidden/>
          </w:rPr>
          <w:instrText xml:space="preserve"> PAGEREF _Toc6233750 \h </w:instrText>
        </w:r>
        <w:r>
          <w:rPr>
            <w:noProof/>
            <w:webHidden/>
          </w:rPr>
        </w:r>
        <w:r>
          <w:rPr>
            <w:noProof/>
            <w:webHidden/>
          </w:rPr>
          <w:fldChar w:fldCharType="separate"/>
        </w:r>
        <w:r>
          <w:rPr>
            <w:noProof/>
            <w:webHidden/>
          </w:rPr>
          <w:t>19</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1" w:history="1">
        <w:r w:rsidRPr="00392455">
          <w:rPr>
            <w:rStyle w:val="Hypertextovodkaz"/>
            <w:noProof/>
          </w:rPr>
          <w:t>Figure A</w:t>
        </w:r>
        <w:r w:rsidRPr="00392455">
          <w:rPr>
            <w:rStyle w:val="Hypertextovodkaz"/>
            <w:noProof/>
          </w:rPr>
          <w:noBreakHyphen/>
          <w:t>9: TWM transducer correction editor.</w:t>
        </w:r>
        <w:r>
          <w:rPr>
            <w:noProof/>
            <w:webHidden/>
          </w:rPr>
          <w:tab/>
        </w:r>
        <w:r>
          <w:rPr>
            <w:noProof/>
            <w:webHidden/>
          </w:rPr>
          <w:fldChar w:fldCharType="begin"/>
        </w:r>
        <w:r>
          <w:rPr>
            <w:noProof/>
            <w:webHidden/>
          </w:rPr>
          <w:instrText xml:space="preserve"> PAGEREF _Toc6233751 \h </w:instrText>
        </w:r>
        <w:r>
          <w:rPr>
            <w:noProof/>
            <w:webHidden/>
          </w:rPr>
        </w:r>
        <w:r>
          <w:rPr>
            <w:noProof/>
            <w:webHidden/>
          </w:rPr>
          <w:fldChar w:fldCharType="separate"/>
        </w:r>
        <w:r>
          <w:rPr>
            <w:noProof/>
            <w:webHidden/>
          </w:rPr>
          <w:t>20</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2" w:history="1">
        <w:r w:rsidRPr="00392455">
          <w:rPr>
            <w:rStyle w:val="Hypertextovodkaz"/>
            <w:noProof/>
          </w:rPr>
          <w:t>Figure A</w:t>
        </w:r>
        <w:r w:rsidRPr="00392455">
          <w:rPr>
            <w:rStyle w:val="Hypertextovodkaz"/>
            <w:noProof/>
          </w:rPr>
          <w:noBreakHyphen/>
          <w:t>10: TWM CSV correction matrix editor.</w:t>
        </w:r>
        <w:r>
          <w:rPr>
            <w:noProof/>
            <w:webHidden/>
          </w:rPr>
          <w:tab/>
        </w:r>
        <w:r>
          <w:rPr>
            <w:noProof/>
            <w:webHidden/>
          </w:rPr>
          <w:fldChar w:fldCharType="begin"/>
        </w:r>
        <w:r>
          <w:rPr>
            <w:noProof/>
            <w:webHidden/>
          </w:rPr>
          <w:instrText xml:space="preserve"> PAGEREF _Toc6233752 \h </w:instrText>
        </w:r>
        <w:r>
          <w:rPr>
            <w:noProof/>
            <w:webHidden/>
          </w:rPr>
        </w:r>
        <w:r>
          <w:rPr>
            <w:noProof/>
            <w:webHidden/>
          </w:rPr>
          <w:fldChar w:fldCharType="separate"/>
        </w:r>
        <w:r>
          <w:rPr>
            <w:noProof/>
            <w:webHidden/>
          </w:rPr>
          <w:t>21</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3" w:history="1">
        <w:r w:rsidRPr="00392455">
          <w:rPr>
            <w:rStyle w:val="Hypertextovodkaz"/>
            <w:noProof/>
          </w:rPr>
          <w:t>Figure A</w:t>
        </w:r>
        <w:r w:rsidRPr="00392455">
          <w:rPr>
            <w:rStyle w:val="Hypertextovodkaz"/>
            <w:noProof/>
          </w:rPr>
          <w:noBreakHyphen/>
          <w:t>11: TWM digitizer corrections configuration panel.</w:t>
        </w:r>
        <w:r>
          <w:rPr>
            <w:noProof/>
            <w:webHidden/>
          </w:rPr>
          <w:tab/>
        </w:r>
        <w:r>
          <w:rPr>
            <w:noProof/>
            <w:webHidden/>
          </w:rPr>
          <w:fldChar w:fldCharType="begin"/>
        </w:r>
        <w:r>
          <w:rPr>
            <w:noProof/>
            <w:webHidden/>
          </w:rPr>
          <w:instrText xml:space="preserve"> PAGEREF _Toc6233753 \h </w:instrText>
        </w:r>
        <w:r>
          <w:rPr>
            <w:noProof/>
            <w:webHidden/>
          </w:rPr>
        </w:r>
        <w:r>
          <w:rPr>
            <w:noProof/>
            <w:webHidden/>
          </w:rPr>
          <w:fldChar w:fldCharType="separate"/>
        </w:r>
        <w:r>
          <w:rPr>
            <w:noProof/>
            <w:webHidden/>
          </w:rPr>
          <w:t>22</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4" w:history="1">
        <w:r w:rsidRPr="00392455">
          <w:rPr>
            <w:rStyle w:val="Hypertextovodkaz"/>
            <w:noProof/>
          </w:rPr>
          <w:t>Figure A</w:t>
        </w:r>
        <w:r w:rsidRPr="00392455">
          <w:rPr>
            <w:rStyle w:val="Hypertextovodkaz"/>
            <w:noProof/>
          </w:rPr>
          <w:noBreakHyphen/>
          <w:t>12: TWM digitizer correction editor.</w:t>
        </w:r>
        <w:r>
          <w:rPr>
            <w:noProof/>
            <w:webHidden/>
          </w:rPr>
          <w:tab/>
        </w:r>
        <w:r>
          <w:rPr>
            <w:noProof/>
            <w:webHidden/>
          </w:rPr>
          <w:fldChar w:fldCharType="begin"/>
        </w:r>
        <w:r>
          <w:rPr>
            <w:noProof/>
            <w:webHidden/>
          </w:rPr>
          <w:instrText xml:space="preserve"> PAGEREF _Toc6233754 \h </w:instrText>
        </w:r>
        <w:r>
          <w:rPr>
            <w:noProof/>
            <w:webHidden/>
          </w:rPr>
        </w:r>
        <w:r>
          <w:rPr>
            <w:noProof/>
            <w:webHidden/>
          </w:rPr>
          <w:fldChar w:fldCharType="separate"/>
        </w:r>
        <w:r>
          <w:rPr>
            <w:noProof/>
            <w:webHidden/>
          </w:rPr>
          <w:t>23</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5" w:history="1">
        <w:r w:rsidRPr="00392455">
          <w:rPr>
            <w:rStyle w:val="Hypertextovodkaz"/>
            <w:noProof/>
          </w:rPr>
          <w:t>Figure A</w:t>
        </w:r>
        <w:r w:rsidRPr="00392455">
          <w:rPr>
            <w:rStyle w:val="Hypertextovodkaz"/>
            <w:noProof/>
          </w:rPr>
          <w:noBreakHyphen/>
          <w:t>13: TWM new measurement configuration panel.</w:t>
        </w:r>
        <w:r>
          <w:rPr>
            <w:noProof/>
            <w:webHidden/>
          </w:rPr>
          <w:tab/>
        </w:r>
        <w:r>
          <w:rPr>
            <w:noProof/>
            <w:webHidden/>
          </w:rPr>
          <w:fldChar w:fldCharType="begin"/>
        </w:r>
        <w:r>
          <w:rPr>
            <w:noProof/>
            <w:webHidden/>
          </w:rPr>
          <w:instrText xml:space="preserve"> PAGEREF _Toc6233755 \h </w:instrText>
        </w:r>
        <w:r>
          <w:rPr>
            <w:noProof/>
            <w:webHidden/>
          </w:rPr>
        </w:r>
        <w:r>
          <w:rPr>
            <w:noProof/>
            <w:webHidden/>
          </w:rPr>
          <w:fldChar w:fldCharType="separate"/>
        </w:r>
        <w:r>
          <w:rPr>
            <w:noProof/>
            <w:webHidden/>
          </w:rPr>
          <w:t>24</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6" w:history="1">
        <w:r w:rsidRPr="00392455">
          <w:rPr>
            <w:rStyle w:val="Hypertextovodkaz"/>
            <w:noProof/>
          </w:rPr>
          <w:t>Figure A</w:t>
        </w:r>
        <w:r w:rsidRPr="00392455">
          <w:rPr>
            <w:rStyle w:val="Hypertextovodkaz"/>
            <w:noProof/>
          </w:rPr>
          <w:noBreakHyphen/>
          <w:t>14: TWM sampling setup assistant.</w:t>
        </w:r>
        <w:r>
          <w:rPr>
            <w:noProof/>
            <w:webHidden/>
          </w:rPr>
          <w:tab/>
        </w:r>
        <w:r>
          <w:rPr>
            <w:noProof/>
            <w:webHidden/>
          </w:rPr>
          <w:fldChar w:fldCharType="begin"/>
        </w:r>
        <w:r>
          <w:rPr>
            <w:noProof/>
            <w:webHidden/>
          </w:rPr>
          <w:instrText xml:space="preserve"> PAGEREF _Toc6233756 \h </w:instrText>
        </w:r>
        <w:r>
          <w:rPr>
            <w:noProof/>
            <w:webHidden/>
          </w:rPr>
        </w:r>
        <w:r>
          <w:rPr>
            <w:noProof/>
            <w:webHidden/>
          </w:rPr>
          <w:fldChar w:fldCharType="separate"/>
        </w:r>
        <w:r>
          <w:rPr>
            <w:noProof/>
            <w:webHidden/>
          </w:rPr>
          <w:t>25</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7" w:history="1">
        <w:r w:rsidRPr="00392455">
          <w:rPr>
            <w:rStyle w:val="Hypertextovodkaz"/>
            <w:noProof/>
          </w:rPr>
          <w:t>Figure A</w:t>
        </w:r>
        <w:r w:rsidRPr="00392455">
          <w:rPr>
            <w:rStyle w:val="Hypertextovodkaz"/>
            <w:noProof/>
          </w:rPr>
          <w:noBreakHyphen/>
          <w:t>15: TWM sampling setup assistant - fundamental frequency measurement panel.</w:t>
        </w:r>
        <w:r>
          <w:rPr>
            <w:noProof/>
            <w:webHidden/>
          </w:rPr>
          <w:tab/>
        </w:r>
        <w:r>
          <w:rPr>
            <w:noProof/>
            <w:webHidden/>
          </w:rPr>
          <w:fldChar w:fldCharType="begin"/>
        </w:r>
        <w:r>
          <w:rPr>
            <w:noProof/>
            <w:webHidden/>
          </w:rPr>
          <w:instrText xml:space="preserve"> PAGEREF _Toc6233757 \h </w:instrText>
        </w:r>
        <w:r>
          <w:rPr>
            <w:noProof/>
            <w:webHidden/>
          </w:rPr>
        </w:r>
        <w:r>
          <w:rPr>
            <w:noProof/>
            <w:webHidden/>
          </w:rPr>
          <w:fldChar w:fldCharType="separate"/>
        </w:r>
        <w:r>
          <w:rPr>
            <w:noProof/>
            <w:webHidden/>
          </w:rPr>
          <w:t>25</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8" w:history="1">
        <w:r w:rsidRPr="00392455">
          <w:rPr>
            <w:rStyle w:val="Hypertextovodkaz"/>
            <w:noProof/>
          </w:rPr>
          <w:t>Figure A</w:t>
        </w:r>
        <w:r w:rsidRPr="00392455">
          <w:rPr>
            <w:rStyle w:val="Hypertextovodkaz"/>
            <w:noProof/>
          </w:rPr>
          <w:noBreakHyphen/>
          <w:t>16: TWM processing configuration panel (raw Matlab commands mode).</w:t>
        </w:r>
        <w:r>
          <w:rPr>
            <w:noProof/>
            <w:webHidden/>
          </w:rPr>
          <w:tab/>
        </w:r>
        <w:r>
          <w:rPr>
            <w:noProof/>
            <w:webHidden/>
          </w:rPr>
          <w:fldChar w:fldCharType="begin"/>
        </w:r>
        <w:r>
          <w:rPr>
            <w:noProof/>
            <w:webHidden/>
          </w:rPr>
          <w:instrText xml:space="preserve"> PAGEREF _Toc6233758 \h </w:instrText>
        </w:r>
        <w:r>
          <w:rPr>
            <w:noProof/>
            <w:webHidden/>
          </w:rPr>
        </w:r>
        <w:r>
          <w:rPr>
            <w:noProof/>
            <w:webHidden/>
          </w:rPr>
          <w:fldChar w:fldCharType="separate"/>
        </w:r>
        <w:r>
          <w:rPr>
            <w:noProof/>
            <w:webHidden/>
          </w:rPr>
          <w:t>27</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59" w:history="1">
        <w:r w:rsidRPr="00392455">
          <w:rPr>
            <w:rStyle w:val="Hypertextovodkaz"/>
            <w:noProof/>
          </w:rPr>
          <w:t>Figure A</w:t>
        </w:r>
        <w:r w:rsidRPr="00392455">
          <w:rPr>
            <w:rStyle w:val="Hypertextovodkaz"/>
            <w:noProof/>
          </w:rPr>
          <w:noBreakHyphen/>
          <w:t>17: TWM processing configuration panel.</w:t>
        </w:r>
        <w:r>
          <w:rPr>
            <w:noProof/>
            <w:webHidden/>
          </w:rPr>
          <w:tab/>
        </w:r>
        <w:r>
          <w:rPr>
            <w:noProof/>
            <w:webHidden/>
          </w:rPr>
          <w:fldChar w:fldCharType="begin"/>
        </w:r>
        <w:r>
          <w:rPr>
            <w:noProof/>
            <w:webHidden/>
          </w:rPr>
          <w:instrText xml:space="preserve"> PAGEREF _Toc6233759 \h </w:instrText>
        </w:r>
        <w:r>
          <w:rPr>
            <w:noProof/>
            <w:webHidden/>
          </w:rPr>
        </w:r>
        <w:r>
          <w:rPr>
            <w:noProof/>
            <w:webHidden/>
          </w:rPr>
          <w:fldChar w:fldCharType="separate"/>
        </w:r>
        <w:r>
          <w:rPr>
            <w:noProof/>
            <w:webHidden/>
          </w:rPr>
          <w:t>27</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0" w:history="1">
        <w:r w:rsidRPr="00392455">
          <w:rPr>
            <w:rStyle w:val="Hypertextovodkaz"/>
            <w:noProof/>
          </w:rPr>
          <w:t>Figure A</w:t>
        </w:r>
        <w:r w:rsidRPr="00392455">
          <w:rPr>
            <w:rStyle w:val="Hypertextovodkaz"/>
            <w:noProof/>
          </w:rPr>
          <w:noBreakHyphen/>
          <w:t>18: TWM multicore processing setup panel.</w:t>
        </w:r>
        <w:r>
          <w:rPr>
            <w:noProof/>
            <w:webHidden/>
          </w:rPr>
          <w:tab/>
        </w:r>
        <w:r>
          <w:rPr>
            <w:noProof/>
            <w:webHidden/>
          </w:rPr>
          <w:fldChar w:fldCharType="begin"/>
        </w:r>
        <w:r>
          <w:rPr>
            <w:noProof/>
            <w:webHidden/>
          </w:rPr>
          <w:instrText xml:space="preserve"> PAGEREF _Toc6233760 \h </w:instrText>
        </w:r>
        <w:r>
          <w:rPr>
            <w:noProof/>
            <w:webHidden/>
          </w:rPr>
        </w:r>
        <w:r>
          <w:rPr>
            <w:noProof/>
            <w:webHidden/>
          </w:rPr>
          <w:fldChar w:fldCharType="separate"/>
        </w:r>
        <w:r>
          <w:rPr>
            <w:noProof/>
            <w:webHidden/>
          </w:rPr>
          <w:t>28</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1" w:history="1">
        <w:r w:rsidRPr="00392455">
          <w:rPr>
            <w:rStyle w:val="Hypertextovodkaz"/>
            <w:noProof/>
          </w:rPr>
          <w:t>Figure A</w:t>
        </w:r>
        <w:r w:rsidRPr="00392455">
          <w:rPr>
            <w:rStyle w:val="Hypertextovodkaz"/>
            <w:noProof/>
          </w:rPr>
          <w:noBreakHyphen/>
          <w:t>19: TWM multicore processing GNU Octave servers.</w:t>
        </w:r>
        <w:r>
          <w:rPr>
            <w:noProof/>
            <w:webHidden/>
          </w:rPr>
          <w:tab/>
        </w:r>
        <w:r>
          <w:rPr>
            <w:noProof/>
            <w:webHidden/>
          </w:rPr>
          <w:fldChar w:fldCharType="begin"/>
        </w:r>
        <w:r>
          <w:rPr>
            <w:noProof/>
            <w:webHidden/>
          </w:rPr>
          <w:instrText xml:space="preserve"> PAGEREF _Toc6233761 \h </w:instrText>
        </w:r>
        <w:r>
          <w:rPr>
            <w:noProof/>
            <w:webHidden/>
          </w:rPr>
        </w:r>
        <w:r>
          <w:rPr>
            <w:noProof/>
            <w:webHidden/>
          </w:rPr>
          <w:fldChar w:fldCharType="separate"/>
        </w:r>
        <w:r>
          <w:rPr>
            <w:noProof/>
            <w:webHidden/>
          </w:rPr>
          <w:t>29</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2" w:history="1">
        <w:r w:rsidRPr="00392455">
          <w:rPr>
            <w:rStyle w:val="Hypertextovodkaz"/>
            <w:noProof/>
          </w:rPr>
          <w:t>Figure A</w:t>
        </w:r>
        <w:r w:rsidRPr="00392455">
          <w:rPr>
            <w:rStyle w:val="Hypertextovodkaz"/>
            <w:noProof/>
          </w:rPr>
          <w:noBreakHyphen/>
          <w:t>20: TWM record viewer panel.</w:t>
        </w:r>
        <w:r>
          <w:rPr>
            <w:noProof/>
            <w:webHidden/>
          </w:rPr>
          <w:tab/>
        </w:r>
        <w:r>
          <w:rPr>
            <w:noProof/>
            <w:webHidden/>
          </w:rPr>
          <w:fldChar w:fldCharType="begin"/>
        </w:r>
        <w:r>
          <w:rPr>
            <w:noProof/>
            <w:webHidden/>
          </w:rPr>
          <w:instrText xml:space="preserve"> PAGEREF _Toc6233762 \h </w:instrText>
        </w:r>
        <w:r>
          <w:rPr>
            <w:noProof/>
            <w:webHidden/>
          </w:rPr>
        </w:r>
        <w:r>
          <w:rPr>
            <w:noProof/>
            <w:webHidden/>
          </w:rPr>
          <w:fldChar w:fldCharType="separate"/>
        </w:r>
        <w:r>
          <w:rPr>
            <w:noProof/>
            <w:webHidden/>
          </w:rPr>
          <w:t>30</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3" w:history="1">
        <w:r w:rsidRPr="00392455">
          <w:rPr>
            <w:rStyle w:val="Hypertextovodkaz"/>
            <w:noProof/>
          </w:rPr>
          <w:t>Figure A</w:t>
        </w:r>
        <w:r w:rsidRPr="00392455">
          <w:rPr>
            <w:rStyle w:val="Hypertextovodkaz"/>
            <w:noProof/>
          </w:rPr>
          <w:noBreakHyphen/>
          <w:t>21: TWM spectrum viewer panel.</w:t>
        </w:r>
        <w:r>
          <w:rPr>
            <w:noProof/>
            <w:webHidden/>
          </w:rPr>
          <w:tab/>
        </w:r>
        <w:r>
          <w:rPr>
            <w:noProof/>
            <w:webHidden/>
          </w:rPr>
          <w:fldChar w:fldCharType="begin"/>
        </w:r>
        <w:r>
          <w:rPr>
            <w:noProof/>
            <w:webHidden/>
          </w:rPr>
          <w:instrText xml:space="preserve"> PAGEREF _Toc6233763 \h </w:instrText>
        </w:r>
        <w:r>
          <w:rPr>
            <w:noProof/>
            <w:webHidden/>
          </w:rPr>
        </w:r>
        <w:r>
          <w:rPr>
            <w:noProof/>
            <w:webHidden/>
          </w:rPr>
          <w:fldChar w:fldCharType="separate"/>
        </w:r>
        <w:r>
          <w:rPr>
            <w:noProof/>
            <w:webHidden/>
          </w:rPr>
          <w:t>30</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4" w:history="1">
        <w:r w:rsidRPr="00392455">
          <w:rPr>
            <w:rStyle w:val="Hypertextovodkaz"/>
            <w:noProof/>
          </w:rPr>
          <w:t>Figure A</w:t>
        </w:r>
        <w:r w:rsidRPr="00392455">
          <w:rPr>
            <w:rStyle w:val="Hypertextovodkaz"/>
            <w:noProof/>
          </w:rPr>
          <w:noBreakHyphen/>
          <w:t>22: TWM processing results viewer.</w:t>
        </w:r>
        <w:r>
          <w:rPr>
            <w:noProof/>
            <w:webHidden/>
          </w:rPr>
          <w:tab/>
        </w:r>
        <w:r>
          <w:rPr>
            <w:noProof/>
            <w:webHidden/>
          </w:rPr>
          <w:fldChar w:fldCharType="begin"/>
        </w:r>
        <w:r>
          <w:rPr>
            <w:noProof/>
            <w:webHidden/>
          </w:rPr>
          <w:instrText xml:space="preserve"> PAGEREF _Toc6233764 \h </w:instrText>
        </w:r>
        <w:r>
          <w:rPr>
            <w:noProof/>
            <w:webHidden/>
          </w:rPr>
        </w:r>
        <w:r>
          <w:rPr>
            <w:noProof/>
            <w:webHidden/>
          </w:rPr>
          <w:fldChar w:fldCharType="separate"/>
        </w:r>
        <w:r>
          <w:rPr>
            <w:noProof/>
            <w:webHidden/>
          </w:rPr>
          <w:t>31</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5" w:history="1">
        <w:r w:rsidRPr="00392455">
          <w:rPr>
            <w:rStyle w:val="Hypertextovodkaz"/>
            <w:noProof/>
          </w:rPr>
          <w:t>Figure A</w:t>
        </w:r>
        <w:r w:rsidRPr="00392455">
          <w:rPr>
            <w:rStyle w:val="Hypertextovodkaz"/>
            <w:noProof/>
          </w:rPr>
          <w:noBreakHyphen/>
          <w:t>23: TWM QWTB batch processing panel.</w:t>
        </w:r>
        <w:r>
          <w:rPr>
            <w:noProof/>
            <w:webHidden/>
          </w:rPr>
          <w:tab/>
        </w:r>
        <w:r>
          <w:rPr>
            <w:noProof/>
            <w:webHidden/>
          </w:rPr>
          <w:fldChar w:fldCharType="begin"/>
        </w:r>
        <w:r>
          <w:rPr>
            <w:noProof/>
            <w:webHidden/>
          </w:rPr>
          <w:instrText xml:space="preserve"> PAGEREF _Toc6233765 \h </w:instrText>
        </w:r>
        <w:r>
          <w:rPr>
            <w:noProof/>
            <w:webHidden/>
          </w:rPr>
        </w:r>
        <w:r>
          <w:rPr>
            <w:noProof/>
            <w:webHidden/>
          </w:rPr>
          <w:fldChar w:fldCharType="separate"/>
        </w:r>
        <w:r>
          <w:rPr>
            <w:noProof/>
            <w:webHidden/>
          </w:rPr>
          <w:t>32</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6" w:history="1">
        <w:r w:rsidRPr="00392455">
          <w:rPr>
            <w:rStyle w:val="Hypertextovodkaz"/>
            <w:noProof/>
          </w:rPr>
          <w:t>Figure E</w:t>
        </w:r>
        <w:r w:rsidRPr="00392455">
          <w:rPr>
            <w:rStyle w:val="Hypertextovodkaz"/>
            <w:noProof/>
          </w:rPr>
          <w:noBreakHyphen/>
          <w:t>1 : Blue Exemple</w:t>
        </w:r>
        <w:r>
          <w:rPr>
            <w:noProof/>
            <w:webHidden/>
          </w:rPr>
          <w:tab/>
        </w:r>
        <w:r>
          <w:rPr>
            <w:noProof/>
            <w:webHidden/>
          </w:rPr>
          <w:fldChar w:fldCharType="begin"/>
        </w:r>
        <w:r>
          <w:rPr>
            <w:noProof/>
            <w:webHidden/>
          </w:rPr>
          <w:instrText xml:space="preserve"> PAGEREF _Toc6233766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7" w:history="1">
        <w:r w:rsidRPr="00392455">
          <w:rPr>
            <w:rStyle w:val="Hypertextovodkaz"/>
            <w:noProof/>
          </w:rPr>
          <w:t>Figure E</w:t>
        </w:r>
        <w:r w:rsidRPr="00392455">
          <w:rPr>
            <w:rStyle w:val="Hypertextovodkaz"/>
            <w:noProof/>
          </w:rPr>
          <w:noBreakHyphen/>
          <w:t>2 : Red Exemple</w:t>
        </w:r>
        <w:r>
          <w:rPr>
            <w:noProof/>
            <w:webHidden/>
          </w:rPr>
          <w:tab/>
        </w:r>
        <w:r>
          <w:rPr>
            <w:noProof/>
            <w:webHidden/>
          </w:rPr>
          <w:fldChar w:fldCharType="begin"/>
        </w:r>
        <w:r>
          <w:rPr>
            <w:noProof/>
            <w:webHidden/>
          </w:rPr>
          <w:instrText xml:space="preserve"> PAGEREF _Toc6233767 \h </w:instrText>
        </w:r>
        <w:r>
          <w:rPr>
            <w:noProof/>
            <w:webHidden/>
          </w:rPr>
        </w:r>
        <w:r>
          <w:rPr>
            <w:noProof/>
            <w:webHidden/>
          </w:rPr>
          <w:fldChar w:fldCharType="separate"/>
        </w:r>
        <w:r>
          <w:rPr>
            <w:noProof/>
            <w:webHidden/>
          </w:rPr>
          <w:t>43</w:t>
        </w:r>
        <w:r>
          <w:rPr>
            <w:noProof/>
            <w:webHidden/>
          </w:rPr>
          <w:fldChar w:fldCharType="end"/>
        </w:r>
      </w:hyperlink>
    </w:p>
    <w:p w:rsidR="0041339F" w:rsidRPr="009E3B61" w:rsidRDefault="0071672C" w:rsidP="0041339F">
      <w:pPr>
        <w:rPr>
          <w:lang w:val="en-GB"/>
        </w:rPr>
      </w:pPr>
      <w:r w:rsidRPr="009E3B61">
        <w:rPr>
          <w:lang w:val="en-GB"/>
        </w:rPr>
        <w:fldChar w:fldCharType="end"/>
      </w:r>
    </w:p>
    <w:p w:rsidR="00D65519" w:rsidRPr="009E3B61" w:rsidRDefault="00D65519" w:rsidP="00D65519">
      <w:pPr>
        <w:spacing w:line="360" w:lineRule="auto"/>
        <w:jc w:val="left"/>
        <w:rPr>
          <w:rFonts w:asciiTheme="majorHAnsi" w:hAnsiTheme="majorHAnsi"/>
          <w:b/>
          <w:sz w:val="36"/>
          <w:lang w:val="en-GB"/>
        </w:rPr>
      </w:pPr>
      <w:r w:rsidRPr="009E3B61">
        <w:rPr>
          <w:rFonts w:asciiTheme="majorHAnsi" w:hAnsiTheme="majorHAnsi"/>
          <w:b/>
          <w:sz w:val="36"/>
          <w:lang w:val="en-GB"/>
        </w:rPr>
        <w:t>TABLES</w:t>
      </w:r>
      <w:r w:rsidR="00D334BF" w:rsidRPr="009E3B61">
        <w:rPr>
          <w:rFonts w:asciiTheme="majorHAnsi" w:hAnsiTheme="majorHAnsi"/>
          <w:b/>
          <w:sz w:val="36"/>
          <w:lang w:val="en-GB"/>
        </w:rPr>
        <w:t xml:space="preserve"> </w:t>
      </w:r>
      <w:r w:rsidR="00D334BF" w:rsidRPr="009E3B61">
        <w:rPr>
          <w:color w:val="FF0000"/>
          <w:lang w:val="en-GB"/>
        </w:rPr>
        <w:t xml:space="preserve">To be </w:t>
      </w:r>
      <w:proofErr w:type="gramStart"/>
      <w:r w:rsidR="00D334BF" w:rsidRPr="009E3B61">
        <w:rPr>
          <w:color w:val="FF0000"/>
          <w:lang w:val="en-GB"/>
        </w:rPr>
        <w:t>updated !</w:t>
      </w:r>
      <w:proofErr w:type="gramEnd"/>
    </w:p>
    <w:p w:rsidR="00A56CE1" w:rsidRDefault="0071672C">
      <w:pPr>
        <w:pStyle w:val="Seznamobrzk"/>
        <w:tabs>
          <w:tab w:val="right" w:leader="dot" w:pos="9062"/>
        </w:tabs>
        <w:rPr>
          <w:rFonts w:asciiTheme="minorHAnsi" w:eastAsiaTheme="minorEastAsia" w:hAnsiTheme="minorHAnsi"/>
          <w:noProof/>
          <w:lang w:val="cs-CZ" w:eastAsia="cs-CZ"/>
        </w:rPr>
      </w:pPr>
      <w:r w:rsidRPr="009E3B61">
        <w:rPr>
          <w:lang w:val="en-GB"/>
        </w:rPr>
        <w:fldChar w:fldCharType="begin"/>
      </w:r>
      <w:r w:rsidRPr="009E3B61">
        <w:rPr>
          <w:lang w:val="en-GB"/>
        </w:rPr>
        <w:instrText xml:space="preserve"> TOC \h \z \c "Table" </w:instrText>
      </w:r>
      <w:r w:rsidRPr="009E3B61">
        <w:rPr>
          <w:lang w:val="en-GB"/>
        </w:rPr>
        <w:fldChar w:fldCharType="separate"/>
      </w:r>
      <w:hyperlink w:anchor="_Toc6233768" w:history="1">
        <w:r w:rsidR="00A56CE1" w:rsidRPr="00A1375A">
          <w:rPr>
            <w:rStyle w:val="Hypertextovodkaz"/>
            <w:noProof/>
          </w:rPr>
          <w:t>Table A</w:t>
        </w:r>
        <w:r w:rsidR="00A56CE1" w:rsidRPr="00A1375A">
          <w:rPr>
            <w:rStyle w:val="Hypertextovodkaz"/>
            <w:noProof/>
          </w:rPr>
          <w:noBreakHyphen/>
          <w:t>1: Typical GNU Octave packages required for TWM.</w:t>
        </w:r>
        <w:r w:rsidR="00A56CE1">
          <w:rPr>
            <w:noProof/>
            <w:webHidden/>
          </w:rPr>
          <w:tab/>
        </w:r>
        <w:r w:rsidR="00A56CE1">
          <w:rPr>
            <w:noProof/>
            <w:webHidden/>
          </w:rPr>
          <w:fldChar w:fldCharType="begin"/>
        </w:r>
        <w:r w:rsidR="00A56CE1">
          <w:rPr>
            <w:noProof/>
            <w:webHidden/>
          </w:rPr>
          <w:instrText xml:space="preserve"> PAGEREF _Toc6233768 \h </w:instrText>
        </w:r>
        <w:r w:rsidR="00A56CE1">
          <w:rPr>
            <w:noProof/>
            <w:webHidden/>
          </w:rPr>
        </w:r>
        <w:r w:rsidR="00A56CE1">
          <w:rPr>
            <w:noProof/>
            <w:webHidden/>
          </w:rPr>
          <w:fldChar w:fldCharType="separate"/>
        </w:r>
        <w:r w:rsidR="00A56CE1">
          <w:rPr>
            <w:noProof/>
            <w:webHidden/>
          </w:rPr>
          <w:t>11</w:t>
        </w:r>
        <w:r w:rsidR="00A56CE1">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69" w:history="1">
        <w:r w:rsidRPr="00A1375A">
          <w:rPr>
            <w:rStyle w:val="Hypertextovodkaz"/>
            <w:noProof/>
          </w:rPr>
          <w:t>Table E</w:t>
        </w:r>
        <w:r w:rsidRPr="00A1375A">
          <w:rPr>
            <w:rStyle w:val="Hypertextovodkaz"/>
            <w:noProof/>
          </w:rPr>
          <w:noBreakHyphen/>
          <w:t>1 : Six*Three exemple</w:t>
        </w:r>
        <w:r>
          <w:rPr>
            <w:noProof/>
            <w:webHidden/>
          </w:rPr>
          <w:tab/>
        </w:r>
        <w:r>
          <w:rPr>
            <w:noProof/>
            <w:webHidden/>
          </w:rPr>
          <w:fldChar w:fldCharType="begin"/>
        </w:r>
        <w:r>
          <w:rPr>
            <w:noProof/>
            <w:webHidden/>
          </w:rPr>
          <w:instrText xml:space="preserve"> PAGEREF _Toc6233769 \h </w:instrText>
        </w:r>
        <w:r>
          <w:rPr>
            <w:noProof/>
            <w:webHidden/>
          </w:rPr>
        </w:r>
        <w:r>
          <w:rPr>
            <w:noProof/>
            <w:webHidden/>
          </w:rPr>
          <w:fldChar w:fldCharType="separate"/>
        </w:r>
        <w:r>
          <w:rPr>
            <w:noProof/>
            <w:webHidden/>
          </w:rPr>
          <w:t>43</w:t>
        </w:r>
        <w:r>
          <w:rPr>
            <w:noProof/>
            <w:webHidden/>
          </w:rPr>
          <w:fldChar w:fldCharType="end"/>
        </w:r>
      </w:hyperlink>
    </w:p>
    <w:p w:rsidR="00A56CE1" w:rsidRDefault="00A56CE1">
      <w:pPr>
        <w:pStyle w:val="Seznamobrzk"/>
        <w:tabs>
          <w:tab w:val="right" w:leader="dot" w:pos="9062"/>
        </w:tabs>
        <w:rPr>
          <w:rFonts w:asciiTheme="minorHAnsi" w:eastAsiaTheme="minorEastAsia" w:hAnsiTheme="minorHAnsi"/>
          <w:noProof/>
          <w:lang w:val="cs-CZ" w:eastAsia="cs-CZ"/>
        </w:rPr>
      </w:pPr>
      <w:hyperlink w:anchor="_Toc6233770" w:history="1">
        <w:r w:rsidRPr="00A1375A">
          <w:rPr>
            <w:rStyle w:val="Hypertextovodkaz"/>
            <w:noProof/>
          </w:rPr>
          <w:t>Table E</w:t>
        </w:r>
        <w:r w:rsidRPr="00A1375A">
          <w:rPr>
            <w:rStyle w:val="Hypertextovodkaz"/>
            <w:noProof/>
          </w:rPr>
          <w:noBreakHyphen/>
          <w:t>2 : Three*Two example</w:t>
        </w:r>
        <w:r>
          <w:rPr>
            <w:noProof/>
            <w:webHidden/>
          </w:rPr>
          <w:tab/>
        </w:r>
        <w:r>
          <w:rPr>
            <w:noProof/>
            <w:webHidden/>
          </w:rPr>
          <w:fldChar w:fldCharType="begin"/>
        </w:r>
        <w:r>
          <w:rPr>
            <w:noProof/>
            <w:webHidden/>
          </w:rPr>
          <w:instrText xml:space="preserve"> PAGEREF _Toc6233770 \h </w:instrText>
        </w:r>
        <w:r>
          <w:rPr>
            <w:noProof/>
            <w:webHidden/>
          </w:rPr>
        </w:r>
        <w:r>
          <w:rPr>
            <w:noProof/>
            <w:webHidden/>
          </w:rPr>
          <w:fldChar w:fldCharType="separate"/>
        </w:r>
        <w:r>
          <w:rPr>
            <w:noProof/>
            <w:webHidden/>
          </w:rPr>
          <w:t>43</w:t>
        </w:r>
        <w:r>
          <w:rPr>
            <w:noProof/>
            <w:webHidden/>
          </w:rPr>
          <w:fldChar w:fldCharType="end"/>
        </w:r>
      </w:hyperlink>
    </w:p>
    <w:p w:rsidR="00E642B6" w:rsidRPr="009E3B61" w:rsidRDefault="0071672C" w:rsidP="00B46F68">
      <w:pPr>
        <w:rPr>
          <w:lang w:val="en-GB"/>
        </w:rPr>
      </w:pPr>
      <w:r w:rsidRPr="009E3B61">
        <w:rPr>
          <w:lang w:val="en-GB"/>
        </w:rPr>
        <w:fldChar w:fldCharType="end"/>
      </w:r>
      <w:bookmarkStart w:id="2" w:name="_Toc508200612"/>
      <w:bookmarkStart w:id="3" w:name="_Toc508200813"/>
      <w:bookmarkStart w:id="4" w:name="_Toc508203531"/>
      <w:bookmarkEnd w:id="0"/>
      <w:bookmarkEnd w:id="1"/>
    </w:p>
    <w:p w:rsidR="00B46F68" w:rsidRPr="009E3B61" w:rsidRDefault="00B46F68" w:rsidP="00B46F68">
      <w:pPr>
        <w:rPr>
          <w:lang w:val="en-GB"/>
        </w:rPr>
        <w:sectPr w:rsidR="00B46F68" w:rsidRPr="009E3B61">
          <w:pgSz w:w="11906" w:h="16838"/>
          <w:pgMar w:top="1417" w:right="1417" w:bottom="1417" w:left="1417" w:header="708" w:footer="708" w:gutter="0"/>
          <w:cols w:space="708"/>
          <w:docGrid w:linePitch="360"/>
        </w:sectPr>
      </w:pPr>
    </w:p>
    <w:p w:rsidR="00ED7F08" w:rsidRPr="009E3B61" w:rsidRDefault="00762370" w:rsidP="00B46F68">
      <w:pPr>
        <w:pStyle w:val="Nadpis1"/>
        <w:rPr>
          <w:lang w:val="en-GB"/>
        </w:rPr>
      </w:pPr>
      <w:bookmarkStart w:id="5" w:name="_Toc6233695"/>
      <w:bookmarkEnd w:id="2"/>
      <w:bookmarkEnd w:id="3"/>
      <w:bookmarkEnd w:id="4"/>
      <w:r w:rsidRPr="009E3B61">
        <w:rPr>
          <w:lang w:val="en-GB"/>
        </w:rPr>
        <w:lastRenderedPageBreak/>
        <w:t>INTRODUCTION</w:t>
      </w:r>
      <w:bookmarkEnd w:id="5"/>
    </w:p>
    <w:p w:rsidR="00762370" w:rsidRPr="009E3B61" w:rsidRDefault="00762370" w:rsidP="00762370">
      <w:pPr>
        <w:rPr>
          <w:b/>
          <w:i/>
          <w:color w:val="FF0000"/>
          <w:lang w:val="en-GB"/>
        </w:rPr>
      </w:pPr>
      <w:r w:rsidRPr="009E3B61">
        <w:rPr>
          <w:b/>
          <w:i/>
          <w:color w:val="FF0000"/>
          <w:lang w:val="en-GB"/>
        </w:rPr>
        <w:t>WP3 - A3.3.1</w:t>
      </w:r>
    </w:p>
    <w:p w:rsidR="00762370" w:rsidRPr="009E3B61" w:rsidRDefault="00762370" w:rsidP="00762370">
      <w:pPr>
        <w:rPr>
          <w:i/>
          <w:lang w:val="en-GB"/>
        </w:rPr>
      </w:pPr>
      <w:r w:rsidRPr="009E3B61">
        <w:rPr>
          <w:b/>
          <w:i/>
          <w:color w:val="FF0000"/>
          <w:lang w:val="en-GB"/>
        </w:rPr>
        <w:t>CMI</w:t>
      </w:r>
      <w:r w:rsidRPr="009E3B61">
        <w:rPr>
          <w:i/>
          <w:lang w:val="en-GB"/>
        </w:rPr>
        <w:t xml:space="preserve">, INRIM will produce guidance documentation on the start-up, including installation of the software, and the user interface for both </w:t>
      </w:r>
      <w:proofErr w:type="spellStart"/>
      <w:r w:rsidRPr="009E3B61">
        <w:rPr>
          <w:i/>
          <w:lang w:val="en-GB"/>
        </w:rPr>
        <w:t>LabVIEW</w:t>
      </w:r>
      <w:proofErr w:type="spellEnd"/>
      <w:r w:rsidRPr="009E3B61">
        <w:rPr>
          <w:i/>
          <w:lang w:val="en-GB"/>
        </w:rPr>
        <w:t xml:space="preserve"> and </w:t>
      </w:r>
      <w:proofErr w:type="spellStart"/>
      <w:r w:rsidRPr="009E3B61">
        <w:rPr>
          <w:i/>
          <w:lang w:val="en-GB"/>
        </w:rPr>
        <w:t>LabWindows</w:t>
      </w:r>
      <w:r w:rsidRPr="009E3B61">
        <w:rPr>
          <w:i/>
          <w:sz w:val="12"/>
          <w:szCs w:val="12"/>
          <w:lang w:val="en-GB"/>
        </w:rPr>
        <w:t>TM</w:t>
      </w:r>
      <w:proofErr w:type="spellEnd"/>
      <w:r w:rsidRPr="009E3B61">
        <w:rPr>
          <w:i/>
          <w:lang w:val="en-GB"/>
        </w:rPr>
        <w:t xml:space="preserve">/CVI environments (the 2 GUIs) based on information from the report on the software tool from A2.4.5. </w:t>
      </w:r>
    </w:p>
    <w:p w:rsidR="00762370" w:rsidRPr="009E3B61" w:rsidRDefault="00762370" w:rsidP="00762370">
      <w:pPr>
        <w:rPr>
          <w:i/>
          <w:lang w:val="en-GB"/>
        </w:rPr>
      </w:pPr>
      <w:r w:rsidRPr="009E3B61">
        <w:rPr>
          <w:i/>
          <w:lang w:val="en-GB"/>
        </w:rPr>
        <w:t xml:space="preserve">CMI will produce the guidance for the </w:t>
      </w:r>
      <w:proofErr w:type="spellStart"/>
      <w:r w:rsidRPr="009E3B61">
        <w:rPr>
          <w:i/>
          <w:lang w:val="en-GB"/>
        </w:rPr>
        <w:t>LabVIEW</w:t>
      </w:r>
      <w:proofErr w:type="spellEnd"/>
      <w:r w:rsidRPr="009E3B61">
        <w:rPr>
          <w:i/>
          <w:lang w:val="en-GB"/>
        </w:rPr>
        <w:t xml:space="preserve">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respectively. </w:t>
      </w:r>
    </w:p>
    <w:p w:rsidR="00762370" w:rsidRPr="009E3B61" w:rsidRDefault="00762370" w:rsidP="00762370">
      <w:pPr>
        <w:rPr>
          <w:lang w:val="en-GB"/>
        </w:rPr>
      </w:pPr>
    </w:p>
    <w:p w:rsidR="00410EC0" w:rsidRPr="003B6FD5" w:rsidRDefault="00410EC0" w:rsidP="003B6FD5">
      <w:pPr>
        <w:pStyle w:val="Nadpis2"/>
      </w:pPr>
      <w:bookmarkStart w:id="6" w:name="_Toc508623347"/>
      <w:bookmarkStart w:id="7" w:name="_Toc6233696"/>
      <w:r w:rsidRPr="003B6FD5">
        <w:t xml:space="preserve">TWM </w:t>
      </w:r>
      <w:bookmarkEnd w:id="6"/>
      <w:r w:rsidRPr="003B6FD5">
        <w:t>manual</w:t>
      </w:r>
      <w:bookmarkEnd w:id="7"/>
    </w:p>
    <w:p w:rsidR="00410EC0" w:rsidRPr="009E3B61" w:rsidRDefault="00410EC0" w:rsidP="00F366EB">
      <w:pPr>
        <w:rPr>
          <w:lang w:val="en-GB"/>
        </w:rPr>
      </w:pPr>
      <w:r w:rsidRPr="009E3B61">
        <w:rPr>
          <w:lang w:val="en-GB"/>
        </w:rPr>
        <w:t>Following chapters will describe installation and basic usage of the TWM tool</w:t>
      </w:r>
      <w:r w:rsidR="00416E49" w:rsidRPr="009E3B61">
        <w:rPr>
          <w:lang w:val="en-GB"/>
        </w:rPr>
        <w:t xml:space="preserve">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A56CE1">
        <w:rPr>
          <w:lang w:val="en-GB"/>
        </w:rPr>
        <w:t>[1]</w:t>
      </w:r>
      <w:r w:rsidR="00F366EB" w:rsidRPr="009E3B61">
        <w:rPr>
          <w:lang w:val="en-GB"/>
        </w:rPr>
        <w:fldChar w:fldCharType="end"/>
      </w:r>
      <w:r w:rsidRPr="009E3B61">
        <w:rPr>
          <w:lang w:val="en-GB"/>
        </w:rPr>
        <w:t>.</w:t>
      </w:r>
    </w:p>
    <w:p w:rsidR="00762370" w:rsidRPr="003B6FD5" w:rsidRDefault="00410EC0" w:rsidP="003B6FD5">
      <w:pPr>
        <w:pStyle w:val="Nadpis3"/>
      </w:pPr>
      <w:bookmarkStart w:id="8" w:name="_Ref528071178"/>
      <w:bookmarkStart w:id="9" w:name="_Toc6233697"/>
      <w:r w:rsidRPr="003B6FD5">
        <w:t>Installation</w:t>
      </w:r>
      <w:bookmarkEnd w:id="8"/>
      <w:bookmarkEnd w:id="9"/>
      <w:r w:rsidRPr="003B6FD5">
        <w:t xml:space="preserve"> </w:t>
      </w:r>
    </w:p>
    <w:p w:rsidR="00682E32" w:rsidRPr="009E3B61" w:rsidRDefault="00682E32" w:rsidP="00F366EB">
      <w:pPr>
        <w:rPr>
          <w:lang w:val="en-GB"/>
        </w:rPr>
      </w:pPr>
      <w:r w:rsidRPr="009E3B61">
        <w:rPr>
          <w:lang w:val="en-GB"/>
        </w:rPr>
        <w:t>Installation of TWM consist</w:t>
      </w:r>
      <w:r w:rsidR="003052BC" w:rsidRPr="009E3B61">
        <w:rPr>
          <w:lang w:val="en-GB"/>
        </w:rPr>
        <w:t>s</w:t>
      </w:r>
      <w:r w:rsidRPr="009E3B61">
        <w:rPr>
          <w:lang w:val="en-GB"/>
        </w:rPr>
        <w:t xml:space="preserve"> of several components:</w:t>
      </w:r>
    </w:p>
    <w:p w:rsidR="00682E32" w:rsidRPr="009E3B61" w:rsidRDefault="00682E32" w:rsidP="00F366EB">
      <w:pPr>
        <w:pStyle w:val="Odstavecseseznamem"/>
        <w:numPr>
          <w:ilvl w:val="0"/>
          <w:numId w:val="22"/>
        </w:numPr>
        <w:rPr>
          <w:lang w:val="en-GB"/>
        </w:rPr>
      </w:pPr>
      <w:r w:rsidRPr="009E3B61">
        <w:rPr>
          <w:lang w:val="en-GB"/>
        </w:rPr>
        <w:t xml:space="preserve">Download and unpacking of the TWM tool itself from </w:t>
      </w:r>
      <w:proofErr w:type="spellStart"/>
      <w:r w:rsidRPr="009E3B61">
        <w:rPr>
          <w:lang w:val="en-GB"/>
        </w:rPr>
        <w:t>GitHub</w:t>
      </w:r>
      <w:proofErr w:type="spellEnd"/>
      <w:r w:rsidRPr="009E3B61">
        <w:rPr>
          <w:lang w:val="en-GB"/>
        </w:rPr>
        <w:t xml:space="preserve"> </w:t>
      </w:r>
      <w:r w:rsidR="00F366EB" w:rsidRPr="009E3B61">
        <w:rPr>
          <w:lang w:val="en-GB"/>
        </w:rPr>
        <w:fldChar w:fldCharType="begin"/>
      </w:r>
      <w:r w:rsidR="00F366EB" w:rsidRPr="009E3B61">
        <w:rPr>
          <w:lang w:val="en-GB"/>
        </w:rPr>
        <w:instrText xml:space="preserve"> REF _Ref528254692 \r \h </w:instrText>
      </w:r>
      <w:r w:rsidR="00F366EB" w:rsidRPr="009E3B61">
        <w:rPr>
          <w:lang w:val="en-GB"/>
        </w:rPr>
      </w:r>
      <w:r w:rsidR="00F366EB" w:rsidRPr="009E3B61">
        <w:rPr>
          <w:lang w:val="en-GB"/>
        </w:rPr>
        <w:fldChar w:fldCharType="separate"/>
      </w:r>
      <w:r w:rsidR="00A56CE1">
        <w:rPr>
          <w:lang w:val="en-GB"/>
        </w:rPr>
        <w:t>[1]</w:t>
      </w:r>
      <w:r w:rsidR="00F366EB" w:rsidRPr="009E3B61">
        <w:rPr>
          <w:lang w:val="en-GB"/>
        </w:rPr>
        <w:fldChar w:fldCharType="end"/>
      </w:r>
      <w:r w:rsidRPr="009E3B61">
        <w:rPr>
          <w:lang w:val="en-GB"/>
        </w:rPr>
        <w:t>.</w:t>
      </w:r>
    </w:p>
    <w:p w:rsidR="00682E32" w:rsidRPr="009E3B61" w:rsidRDefault="00682E32" w:rsidP="00F366EB">
      <w:pPr>
        <w:pStyle w:val="Odstavecseseznamem"/>
        <w:numPr>
          <w:ilvl w:val="0"/>
          <w:numId w:val="22"/>
        </w:numPr>
        <w:rPr>
          <w:lang w:val="en-GB"/>
        </w:rPr>
      </w:pPr>
      <w:r w:rsidRPr="009E3B61">
        <w:rPr>
          <w:lang w:val="en-GB"/>
        </w:rPr>
        <w:t>Installation of the prerequisites for the TWM run, which are:</w:t>
      </w:r>
    </w:p>
    <w:p w:rsidR="00682E32" w:rsidRPr="009E3B61" w:rsidRDefault="00682E32" w:rsidP="00F366EB">
      <w:pPr>
        <w:pStyle w:val="Odstavecseseznamem"/>
        <w:numPr>
          <w:ilvl w:val="1"/>
          <w:numId w:val="21"/>
        </w:numPr>
        <w:rPr>
          <w:lang w:val="en-GB"/>
        </w:rPr>
      </w:pPr>
      <w:proofErr w:type="spellStart"/>
      <w:r w:rsidRPr="009E3B61">
        <w:rPr>
          <w:lang w:val="en-GB"/>
        </w:rPr>
        <w:t>LabVIEW</w:t>
      </w:r>
      <w:proofErr w:type="spellEnd"/>
      <w:r w:rsidRPr="009E3B61">
        <w:rPr>
          <w:lang w:val="en-GB"/>
        </w:rPr>
        <w:t xml:space="preserve"> 2013 Runtime Engine. This is needed to run any </w:t>
      </w:r>
      <w:proofErr w:type="spellStart"/>
      <w:r w:rsidRPr="009E3B61">
        <w:rPr>
          <w:lang w:val="en-GB"/>
        </w:rPr>
        <w:t>LabVIEW</w:t>
      </w:r>
      <w:proofErr w:type="spellEnd"/>
      <w:r w:rsidRPr="009E3B61">
        <w:rPr>
          <w:lang w:val="en-GB"/>
        </w:rPr>
        <w:t xml:space="preserve"> application.</w:t>
      </w:r>
    </w:p>
    <w:p w:rsidR="00682E32" w:rsidRPr="009E3B61" w:rsidRDefault="00682E32" w:rsidP="00F366EB">
      <w:pPr>
        <w:pStyle w:val="Odstavecseseznamem"/>
        <w:numPr>
          <w:ilvl w:val="1"/>
          <w:numId w:val="21"/>
        </w:numPr>
        <w:rPr>
          <w:lang w:val="en-GB"/>
        </w:rPr>
      </w:pPr>
      <w:r w:rsidRPr="009E3B61">
        <w:rPr>
          <w:lang w:val="en-GB"/>
        </w:rPr>
        <w:t>Drivers of all integrated instruments, which are currently:</w:t>
      </w:r>
    </w:p>
    <w:p w:rsidR="00416E49" w:rsidRPr="009E3B61" w:rsidRDefault="00682E32" w:rsidP="00F366EB">
      <w:pPr>
        <w:pStyle w:val="Odstavecseseznamem"/>
        <w:numPr>
          <w:ilvl w:val="2"/>
          <w:numId w:val="21"/>
        </w:numPr>
        <w:rPr>
          <w:lang w:val="en-GB"/>
        </w:rPr>
      </w:pPr>
      <w:r w:rsidRPr="009E3B61">
        <w:rPr>
          <w:lang w:val="en-GB"/>
        </w:rPr>
        <w:t>NI VISA drivers for handling GPIB bus.</w:t>
      </w:r>
    </w:p>
    <w:p w:rsidR="00682E32" w:rsidRPr="009E3B61" w:rsidRDefault="00682E32" w:rsidP="00F366EB">
      <w:pPr>
        <w:pStyle w:val="Odstavecseseznamem"/>
        <w:numPr>
          <w:ilvl w:val="2"/>
          <w:numId w:val="21"/>
        </w:numPr>
        <w:rPr>
          <w:lang w:val="en-GB"/>
        </w:rPr>
      </w:pPr>
      <w:proofErr w:type="spellStart"/>
      <w:proofErr w:type="gramStart"/>
      <w:r w:rsidRPr="009E3B61">
        <w:rPr>
          <w:lang w:val="en-GB"/>
        </w:rPr>
        <w:t>niScope</w:t>
      </w:r>
      <w:proofErr w:type="spellEnd"/>
      <w:proofErr w:type="gramEnd"/>
      <w:r w:rsidRPr="009E3B61">
        <w:rPr>
          <w:lang w:val="en-GB"/>
        </w:rPr>
        <w:t xml:space="preserve"> drivers for handling NI digitizers.</w:t>
      </w:r>
    </w:p>
    <w:p w:rsidR="00682E32" w:rsidRPr="009E3B61" w:rsidRDefault="00682E32" w:rsidP="00F366EB">
      <w:pPr>
        <w:pStyle w:val="Odstavecseseznamem"/>
        <w:numPr>
          <w:ilvl w:val="0"/>
          <w:numId w:val="22"/>
        </w:numPr>
        <w:rPr>
          <w:lang w:val="en-GB"/>
        </w:rPr>
      </w:pPr>
      <w:r w:rsidRPr="009E3B61">
        <w:rPr>
          <w:lang w:val="en-GB"/>
        </w:rPr>
        <w:t xml:space="preserve">Installation of the GNU Octave or </w:t>
      </w:r>
      <w:proofErr w:type="spellStart"/>
      <w:r w:rsidRPr="009E3B61">
        <w:rPr>
          <w:lang w:val="en-GB"/>
        </w:rPr>
        <w:t>Matlab</w:t>
      </w:r>
      <w:proofErr w:type="spellEnd"/>
      <w:r w:rsidRPr="009E3B61">
        <w:rPr>
          <w:lang w:val="en-GB"/>
        </w:rPr>
        <w:t xml:space="preserve"> for data processing (optional).</w:t>
      </w:r>
    </w:p>
    <w:p w:rsidR="00682E32" w:rsidRPr="009E3B61" w:rsidRDefault="00682E32" w:rsidP="00F366EB">
      <w:pPr>
        <w:rPr>
          <w:lang w:val="en-GB"/>
        </w:rPr>
      </w:pPr>
      <w:r w:rsidRPr="009E3B61">
        <w:rPr>
          <w:lang w:val="en-GB"/>
        </w:rPr>
        <w:t xml:space="preserve">Steps 1) and 2) are mandatory. Current version of TWM is built with several digitizers integrated. Unfortunately it means the TWM application will not run unless there are drivers for all integrated. So it is necessary to install VISA drivers even for use with NI 5922 cards and </w:t>
      </w:r>
      <w:r w:rsidR="00F366EB" w:rsidRPr="009E3B61">
        <w:rPr>
          <w:lang w:val="en-GB"/>
        </w:rPr>
        <w:t>“</w:t>
      </w:r>
      <w:proofErr w:type="spellStart"/>
      <w:r w:rsidRPr="009E3B61">
        <w:rPr>
          <w:lang w:val="en-GB"/>
        </w:rPr>
        <w:t>niScope</w:t>
      </w:r>
      <w:proofErr w:type="spellEnd"/>
      <w:r w:rsidR="00F366EB" w:rsidRPr="009E3B61">
        <w:rPr>
          <w:lang w:val="en-GB"/>
        </w:rPr>
        <w:t>”</w:t>
      </w:r>
      <w:r w:rsidRPr="009E3B61">
        <w:rPr>
          <w:lang w:val="en-GB"/>
        </w:rPr>
        <w:t xml:space="preserve"> drivers even for use only with Agilent 3458A </w:t>
      </w:r>
      <w:proofErr w:type="spellStart"/>
      <w:r w:rsidRPr="009E3B61">
        <w:rPr>
          <w:lang w:val="en-GB"/>
        </w:rPr>
        <w:t>multimeters</w:t>
      </w:r>
      <w:proofErr w:type="spellEnd"/>
      <w:r w:rsidRPr="009E3B61">
        <w:rPr>
          <w:lang w:val="en-GB"/>
        </w:rPr>
        <w:t xml:space="preserve">. Note this unpleasant “feature” will be fixed in the future by building several version of TWM having support only for selected instrument. </w:t>
      </w:r>
    </w:p>
    <w:p w:rsidR="00682E32" w:rsidRPr="009E3B61" w:rsidRDefault="00682E32" w:rsidP="00F366EB">
      <w:pPr>
        <w:rPr>
          <w:lang w:val="en-GB"/>
        </w:rPr>
      </w:pPr>
      <w:r w:rsidRPr="009E3B61">
        <w:rPr>
          <w:lang w:val="en-GB"/>
        </w:rPr>
        <w:t xml:space="preserve">Step 3) is needed when processing of the recorder waveforms is to be performed in place. Without GNU Octave or </w:t>
      </w:r>
      <w:proofErr w:type="spellStart"/>
      <w:r w:rsidRPr="009E3B61">
        <w:rPr>
          <w:lang w:val="en-GB"/>
        </w:rPr>
        <w:t>Matlab</w:t>
      </w:r>
      <w:proofErr w:type="spellEnd"/>
      <w:r w:rsidRPr="009E3B61">
        <w:rPr>
          <w:lang w:val="en-GB"/>
        </w:rPr>
        <w:t>, the TWM can only record the waveforms.</w:t>
      </w:r>
    </w:p>
    <w:p w:rsidR="00A72302" w:rsidRPr="003B6FD5" w:rsidRDefault="00A72302" w:rsidP="003B6FD5">
      <w:pPr>
        <w:pStyle w:val="Nadpis4"/>
      </w:pPr>
      <w:bookmarkStart w:id="10" w:name="_Toc6233698"/>
      <w:r w:rsidRPr="003B6FD5">
        <w:t>Installing TWM</w:t>
      </w:r>
      <w:r w:rsidR="007E46E8" w:rsidRPr="003B6FD5">
        <w:t xml:space="preserve"> tool</w:t>
      </w:r>
      <w:bookmarkEnd w:id="10"/>
    </w:p>
    <w:p w:rsidR="00F366EB" w:rsidRPr="009E3B61" w:rsidRDefault="003052BC" w:rsidP="00F366EB">
      <w:pPr>
        <w:rPr>
          <w:lang w:val="en-GB"/>
        </w:rPr>
      </w:pPr>
      <w:r w:rsidRPr="009E3B61">
        <w:rPr>
          <w:lang w:val="en-GB"/>
        </w:rPr>
        <w:t>TWM tool requires no installation. Its files just must be unpacked from the ZIP to any user folder, e.g.</w:t>
      </w:r>
      <w:r w:rsidR="00F366EB" w:rsidRPr="009E3B61">
        <w:rPr>
          <w:lang w:val="en-GB"/>
        </w:rPr>
        <w:t>:</w:t>
      </w:r>
    </w:p>
    <w:p w:rsidR="00F366EB" w:rsidRPr="009E3B61" w:rsidRDefault="003052BC" w:rsidP="00BB4AB8">
      <w:pPr>
        <w:pStyle w:val="code"/>
        <w:rPr>
          <w:lang w:val="en-GB"/>
        </w:rPr>
      </w:pPr>
      <w:r w:rsidRPr="009E3B61">
        <w:rPr>
          <w:lang w:val="en-GB"/>
        </w:rPr>
        <w:t>c:\Program Files (x86)\TWM</w:t>
      </w:r>
    </w:p>
    <w:p w:rsidR="00D27FDC" w:rsidRPr="009E3B61" w:rsidRDefault="003052BC" w:rsidP="00F366EB">
      <w:pPr>
        <w:rPr>
          <w:lang w:val="en-GB"/>
        </w:rPr>
      </w:pPr>
      <w:r w:rsidRPr="009E3B61">
        <w:rPr>
          <w:lang w:val="en-GB"/>
        </w:rPr>
        <w:t xml:space="preserve">The build releases of TWM are relatively rare and usually contains version that was at least partially tested. </w:t>
      </w:r>
      <w:r w:rsidR="00D27FDC" w:rsidRPr="009E3B61">
        <w:rPr>
          <w:lang w:val="en-GB"/>
        </w:rPr>
        <w:t xml:space="preserve">It can be downloaded from </w:t>
      </w:r>
      <w:proofErr w:type="spellStart"/>
      <w:r w:rsidR="00D27FDC" w:rsidRPr="009E3B61">
        <w:rPr>
          <w:lang w:val="en-GB"/>
        </w:rPr>
        <w:t>GitHub</w:t>
      </w:r>
      <w:proofErr w:type="spellEnd"/>
      <w:r w:rsidR="00D27FDC" w:rsidRPr="009E3B61">
        <w:rPr>
          <w:lang w:val="en-GB"/>
        </w:rPr>
        <w:t xml:space="preserve"> webpage (see </w:t>
      </w:r>
      <w:r w:rsidR="00D27FDC" w:rsidRPr="009E3B61">
        <w:rPr>
          <w:lang w:val="en-GB"/>
        </w:rPr>
        <w:fldChar w:fldCharType="begin"/>
      </w:r>
      <w:r w:rsidR="00D27FDC" w:rsidRPr="009E3B61">
        <w:rPr>
          <w:lang w:val="en-GB"/>
        </w:rPr>
        <w:instrText xml:space="preserve"> REF _Ref528064231 \h </w:instrText>
      </w:r>
      <w:r w:rsidR="00D27FDC" w:rsidRPr="009E3B61">
        <w:rPr>
          <w:lang w:val="en-GB"/>
        </w:rPr>
      </w:r>
      <w:r w:rsidR="00D27FDC" w:rsidRPr="009E3B61">
        <w:rPr>
          <w:lang w:val="en-GB"/>
        </w:rPr>
        <w:fldChar w:fldCharType="separate"/>
      </w:r>
      <w:r w:rsidR="00A56CE1" w:rsidRPr="009E3B61">
        <w:t xml:space="preserve">Figure </w:t>
      </w:r>
      <w:r w:rsidR="00A56CE1">
        <w:rPr>
          <w:noProof/>
        </w:rPr>
        <w:t>A</w:t>
      </w:r>
      <w:r w:rsidR="00A56CE1">
        <w:noBreakHyphen/>
      </w:r>
      <w:r w:rsidR="00A56CE1">
        <w:rPr>
          <w:noProof/>
        </w:rPr>
        <w:t>1</w:t>
      </w:r>
      <w:r w:rsidR="00D27FDC" w:rsidRPr="009E3B61">
        <w:rPr>
          <w:lang w:val="en-GB"/>
        </w:rPr>
        <w:fldChar w:fldCharType="end"/>
      </w:r>
      <w:r w:rsidR="00D27FDC" w:rsidRPr="009E3B61">
        <w:rPr>
          <w:lang w:val="en-GB"/>
        </w:rPr>
        <w:t>).</w:t>
      </w:r>
    </w:p>
    <w:p w:rsidR="003052BC" w:rsidRPr="009E3B61" w:rsidRDefault="003052BC" w:rsidP="00F366EB">
      <w:pPr>
        <w:rPr>
          <w:lang w:val="en-GB"/>
        </w:rPr>
      </w:pPr>
      <w:r w:rsidRPr="009E3B61">
        <w:rPr>
          <w:lang w:val="en-GB"/>
        </w:rPr>
        <w:t>However, user may also download development version</w:t>
      </w:r>
      <w:r w:rsidR="00D27FDC" w:rsidRPr="009E3B61">
        <w:rPr>
          <w:lang w:val="en-GB"/>
        </w:rPr>
        <w:t xml:space="preserve"> which will run only with development version of </w:t>
      </w:r>
      <w:proofErr w:type="spellStart"/>
      <w:r w:rsidR="00D27FDC" w:rsidRPr="009E3B61">
        <w:rPr>
          <w:lang w:val="en-GB"/>
        </w:rPr>
        <w:t>LabVIEW</w:t>
      </w:r>
      <w:proofErr w:type="spellEnd"/>
      <w:r w:rsidR="00D27FDC" w:rsidRPr="009E3B61">
        <w:rPr>
          <w:lang w:val="en-GB"/>
        </w:rPr>
        <w:t xml:space="preserve"> installed on the computer. Note the TWM was intentionally developed in </w:t>
      </w:r>
      <w:proofErr w:type="spellStart"/>
      <w:r w:rsidR="00D27FDC" w:rsidRPr="009E3B61">
        <w:rPr>
          <w:lang w:val="en-GB"/>
        </w:rPr>
        <w:t>LabVIEW</w:t>
      </w:r>
      <w:proofErr w:type="spellEnd"/>
      <w:r w:rsidR="00D27FDC" w:rsidRPr="009E3B61">
        <w:rPr>
          <w:lang w:val="en-GB"/>
        </w:rPr>
        <w:t xml:space="preserve"> 2013 Base version. The development version can be obtained either by cloning the TWM Git or manually by downloading the Git as a ZIP file (see </w:t>
      </w:r>
      <w:r w:rsidR="00D27FDC" w:rsidRPr="009E3B61">
        <w:rPr>
          <w:lang w:val="en-GB"/>
        </w:rPr>
        <w:fldChar w:fldCharType="begin"/>
      </w:r>
      <w:r w:rsidR="00D27FDC" w:rsidRPr="009E3B61">
        <w:rPr>
          <w:lang w:val="en-GB"/>
        </w:rPr>
        <w:instrText xml:space="preserve"> REF _Ref528064462 \h </w:instrText>
      </w:r>
      <w:r w:rsidR="00D27FDC" w:rsidRPr="009E3B61">
        <w:rPr>
          <w:lang w:val="en-GB"/>
        </w:rPr>
      </w:r>
      <w:r w:rsidR="00D27FDC" w:rsidRPr="009E3B61">
        <w:rPr>
          <w:lang w:val="en-GB"/>
        </w:rPr>
        <w:fldChar w:fldCharType="separate"/>
      </w:r>
      <w:r w:rsidR="00A56CE1" w:rsidRPr="009E3B61">
        <w:t xml:space="preserve">Figure </w:t>
      </w:r>
      <w:r w:rsidR="00A56CE1">
        <w:rPr>
          <w:noProof/>
        </w:rPr>
        <w:t>A</w:t>
      </w:r>
      <w:r w:rsidR="00A56CE1">
        <w:noBreakHyphen/>
      </w:r>
      <w:r w:rsidR="00A56CE1">
        <w:rPr>
          <w:noProof/>
        </w:rPr>
        <w:t>2</w:t>
      </w:r>
      <w:r w:rsidR="00D27FDC" w:rsidRPr="009E3B61">
        <w:rPr>
          <w:lang w:val="en-GB"/>
        </w:rPr>
        <w:fldChar w:fldCharType="end"/>
      </w:r>
      <w:r w:rsidR="00D27FDC" w:rsidRPr="009E3B61">
        <w:rPr>
          <w:lang w:val="en-GB"/>
        </w:rPr>
        <w:t>).</w:t>
      </w:r>
      <w:r w:rsidR="00A72302" w:rsidRPr="009E3B61">
        <w:rPr>
          <w:lang w:val="en-GB"/>
        </w:rPr>
        <w:t xml:space="preserve"> </w:t>
      </w:r>
    </w:p>
    <w:p w:rsidR="003052BC" w:rsidRPr="009E3B61" w:rsidRDefault="003052BC" w:rsidP="00F366EB">
      <w:pPr>
        <w:keepNext/>
        <w:jc w:val="center"/>
        <w:rPr>
          <w:lang w:val="en-GB"/>
        </w:rPr>
      </w:pPr>
      <w:r w:rsidRPr="009E3B61">
        <w:rPr>
          <w:noProof/>
          <w:lang w:val="cs-CZ" w:eastAsia="cs-CZ"/>
        </w:rPr>
        <w:lastRenderedPageBreak/>
        <w:drawing>
          <wp:inline distT="0" distB="0" distL="0" distR="0" wp14:anchorId="2DBBC6F2" wp14:editId="17CC03E3">
            <wp:extent cx="4338000" cy="2358000"/>
            <wp:effectExtent l="19050" t="19050" r="24765" b="2349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8000" cy="2358000"/>
                    </a:xfrm>
                    <a:prstGeom prst="rect">
                      <a:avLst/>
                    </a:prstGeom>
                    <a:ln>
                      <a:solidFill>
                        <a:schemeClr val="tx1"/>
                      </a:solidFill>
                    </a:ln>
                  </pic:spPr>
                </pic:pic>
              </a:graphicData>
            </a:graphic>
          </wp:inline>
        </w:drawing>
      </w:r>
    </w:p>
    <w:p w:rsidR="003052BC" w:rsidRPr="009E3B61" w:rsidRDefault="003052BC" w:rsidP="00F366EB">
      <w:pPr>
        <w:pStyle w:val="Titulek"/>
      </w:pPr>
      <w:bookmarkStart w:id="11" w:name="_Ref528064231"/>
      <w:bookmarkStart w:id="12" w:name="_Toc6233743"/>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w:t>
      </w:r>
      <w:r w:rsidR="00A56CE1">
        <w:fldChar w:fldCharType="end"/>
      </w:r>
      <w:bookmarkEnd w:id="11"/>
      <w:r w:rsidRPr="009E3B61">
        <w:t xml:space="preserve">: Location of TWM download on the TWM </w:t>
      </w:r>
      <w:proofErr w:type="spellStart"/>
      <w:r w:rsidRPr="009E3B61">
        <w:t>GitHub</w:t>
      </w:r>
      <w:proofErr w:type="spellEnd"/>
      <w:r w:rsidRPr="009E3B61">
        <w:t xml:space="preserve"> webpage.</w:t>
      </w:r>
      <w:bookmarkEnd w:id="12"/>
    </w:p>
    <w:p w:rsidR="00D27FDC" w:rsidRPr="009E3B61" w:rsidRDefault="00D27FDC" w:rsidP="00F366EB">
      <w:pPr>
        <w:pStyle w:val="Normlnodsazen"/>
        <w:keepNext/>
        <w:jc w:val="center"/>
        <w:rPr>
          <w:lang w:val="en-GB"/>
        </w:rPr>
      </w:pPr>
      <w:r w:rsidRPr="009E3B61">
        <w:rPr>
          <w:noProof/>
          <w:lang w:val="cs-CZ" w:eastAsia="cs-CZ"/>
        </w:rPr>
        <w:drawing>
          <wp:inline distT="0" distB="0" distL="0" distR="0" wp14:anchorId="08BDEA5E" wp14:editId="78D4D5E3">
            <wp:extent cx="4878000" cy="2736000"/>
            <wp:effectExtent l="0" t="0" r="0" b="762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8000" cy="2736000"/>
                    </a:xfrm>
                    <a:prstGeom prst="rect">
                      <a:avLst/>
                    </a:prstGeom>
                    <a:noFill/>
                    <a:ln>
                      <a:noFill/>
                    </a:ln>
                  </pic:spPr>
                </pic:pic>
              </a:graphicData>
            </a:graphic>
          </wp:inline>
        </w:drawing>
      </w:r>
    </w:p>
    <w:p w:rsidR="00D27FDC" w:rsidRPr="009E3B61" w:rsidRDefault="00D27FDC" w:rsidP="00F366EB">
      <w:pPr>
        <w:pStyle w:val="Titulek"/>
      </w:pPr>
      <w:bookmarkStart w:id="13" w:name="_Ref528064462"/>
      <w:bookmarkStart w:id="14" w:name="_Toc6233744"/>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w:t>
      </w:r>
      <w:r w:rsidR="00A56CE1">
        <w:fldChar w:fldCharType="end"/>
      </w:r>
      <w:bookmarkEnd w:id="13"/>
      <w:r w:rsidRPr="009E3B61">
        <w:t xml:space="preserve">: Downloading development version of TWM from </w:t>
      </w:r>
      <w:proofErr w:type="spellStart"/>
      <w:r w:rsidRPr="009E3B61">
        <w:t>GitHub</w:t>
      </w:r>
      <w:proofErr w:type="spellEnd"/>
      <w:r w:rsidRPr="009E3B61">
        <w:t xml:space="preserve"> webpage.</w:t>
      </w:r>
      <w:bookmarkEnd w:id="14"/>
    </w:p>
    <w:p w:rsidR="00526F99" w:rsidRPr="009E3B61" w:rsidRDefault="00526F99" w:rsidP="003B6FD5">
      <w:pPr>
        <w:pStyle w:val="Nadpis4"/>
      </w:pPr>
      <w:bookmarkStart w:id="15" w:name="_Toc6233699"/>
      <w:r w:rsidRPr="009E3B61">
        <w:t>Installing TWM prerequisites</w:t>
      </w:r>
      <w:bookmarkEnd w:id="15"/>
    </w:p>
    <w:p w:rsidR="00526F99" w:rsidRPr="009E3B61" w:rsidRDefault="00526F99" w:rsidP="00F366EB">
      <w:pPr>
        <w:rPr>
          <w:lang w:val="en-GB"/>
        </w:rPr>
      </w:pPr>
      <w:proofErr w:type="spellStart"/>
      <w:r w:rsidRPr="009E3B61">
        <w:rPr>
          <w:lang w:val="en-GB"/>
        </w:rPr>
        <w:t>LabVIEW</w:t>
      </w:r>
      <w:proofErr w:type="spellEnd"/>
      <w:r w:rsidRPr="009E3B61">
        <w:rPr>
          <w:lang w:val="en-GB"/>
        </w:rPr>
        <w:t xml:space="preserve"> applications in general requires large amount of external libraries and drivers to run. First required is </w:t>
      </w:r>
      <w:proofErr w:type="spellStart"/>
      <w:r w:rsidRPr="009E3B61">
        <w:rPr>
          <w:lang w:val="en-GB"/>
        </w:rPr>
        <w:t>LabVIEW</w:t>
      </w:r>
      <w:proofErr w:type="spellEnd"/>
      <w:r w:rsidRPr="009E3B61">
        <w:rPr>
          <w:lang w:val="en-GB"/>
        </w:rPr>
        <w:t xml:space="preserve"> 2013 Runtime Engine 32bit </w:t>
      </w:r>
      <w:r w:rsidRPr="009E3B61">
        <w:rPr>
          <w:lang w:val="en-GB"/>
        </w:rPr>
        <w:fldChar w:fldCharType="begin"/>
      </w:r>
      <w:r w:rsidRPr="009E3B61">
        <w:rPr>
          <w:lang w:val="en-GB"/>
        </w:rPr>
        <w:instrText xml:space="preserve"> REF _Ref528069203 \r \h </w:instrText>
      </w:r>
      <w:r w:rsidRPr="009E3B61">
        <w:rPr>
          <w:lang w:val="en-GB"/>
        </w:rPr>
      </w:r>
      <w:r w:rsidRPr="009E3B61">
        <w:rPr>
          <w:lang w:val="en-GB"/>
        </w:rPr>
        <w:fldChar w:fldCharType="separate"/>
      </w:r>
      <w:r w:rsidR="00A56CE1">
        <w:rPr>
          <w:lang w:val="en-GB"/>
        </w:rPr>
        <w:t>[4]</w:t>
      </w:r>
      <w:r w:rsidRPr="009E3B61">
        <w:rPr>
          <w:lang w:val="en-GB"/>
        </w:rPr>
        <w:fldChar w:fldCharType="end"/>
      </w:r>
      <w:r w:rsidRPr="009E3B61">
        <w:rPr>
          <w:lang w:val="en-GB"/>
        </w:rPr>
        <w:t xml:space="preserve">. The version must be 32bit as the TWM is built as a 32bit application. </w:t>
      </w:r>
    </w:p>
    <w:p w:rsidR="00526F99" w:rsidRPr="009E3B61" w:rsidRDefault="00526F99" w:rsidP="00F366EB">
      <w:pPr>
        <w:rPr>
          <w:lang w:val="en-GB"/>
        </w:rPr>
      </w:pPr>
      <w:r w:rsidRPr="009E3B61">
        <w:rPr>
          <w:lang w:val="en-GB"/>
        </w:rPr>
        <w:t>Next component are the VISA drivers, which are needed for communication via GPIB. At least version 5.4 should be installed. The newer version</w:t>
      </w:r>
      <w:r w:rsidR="00BE17CA" w:rsidRPr="009E3B61">
        <w:rPr>
          <w:lang w:val="en-GB"/>
        </w:rPr>
        <w:t>s</w:t>
      </w:r>
      <w:r w:rsidRPr="009E3B61">
        <w:rPr>
          <w:lang w:val="en-GB"/>
        </w:rPr>
        <w:t xml:space="preserve"> </w:t>
      </w:r>
      <w:r w:rsidR="00BE17CA" w:rsidRPr="009E3B61">
        <w:rPr>
          <w:lang w:val="en-GB"/>
        </w:rPr>
        <w:t xml:space="preserve">are partially compatible, see </w:t>
      </w:r>
      <w:r w:rsidR="00BE17CA" w:rsidRPr="009E3B61">
        <w:rPr>
          <w:lang w:val="en-GB"/>
        </w:rPr>
        <w:fldChar w:fldCharType="begin"/>
      </w:r>
      <w:r w:rsidR="00BE17CA" w:rsidRPr="009E3B61">
        <w:rPr>
          <w:lang w:val="en-GB"/>
        </w:rPr>
        <w:instrText xml:space="preserve"> REF _Ref528069546 \r \h </w:instrText>
      </w:r>
      <w:r w:rsidR="00BE17CA" w:rsidRPr="009E3B61">
        <w:rPr>
          <w:lang w:val="en-GB"/>
        </w:rPr>
      </w:r>
      <w:r w:rsidR="00BE17CA" w:rsidRPr="009E3B61">
        <w:rPr>
          <w:lang w:val="en-GB"/>
        </w:rPr>
        <w:fldChar w:fldCharType="separate"/>
      </w:r>
      <w:r w:rsidR="00A56CE1">
        <w:rPr>
          <w:lang w:val="en-GB"/>
        </w:rPr>
        <w:t>[5]</w:t>
      </w:r>
      <w:r w:rsidR="00BE17CA" w:rsidRPr="009E3B61">
        <w:rPr>
          <w:lang w:val="en-GB"/>
        </w:rPr>
        <w:fldChar w:fldCharType="end"/>
      </w:r>
      <w:r w:rsidR="00BE17CA" w:rsidRPr="009E3B61">
        <w:rPr>
          <w:lang w:val="en-GB"/>
        </w:rPr>
        <w:t xml:space="preserve"> for selection</w:t>
      </w:r>
      <w:r w:rsidRPr="009E3B61">
        <w:rPr>
          <w:lang w:val="en-GB"/>
        </w:rPr>
        <w:t>.</w:t>
      </w:r>
    </w:p>
    <w:p w:rsidR="00BE17CA" w:rsidRPr="009E3B61" w:rsidRDefault="00BE17CA" w:rsidP="00F366EB">
      <w:pPr>
        <w:rPr>
          <w:lang w:val="en-GB"/>
        </w:rPr>
      </w:pPr>
      <w:r w:rsidRPr="009E3B61">
        <w:rPr>
          <w:lang w:val="en-GB"/>
        </w:rPr>
        <w:t xml:space="preserve">Last needed component are </w:t>
      </w:r>
      <w:proofErr w:type="spellStart"/>
      <w:r w:rsidRPr="009E3B61">
        <w:rPr>
          <w:lang w:val="en-GB"/>
        </w:rPr>
        <w:t>niScope</w:t>
      </w:r>
      <w:proofErr w:type="spellEnd"/>
      <w:r w:rsidRPr="009E3B61">
        <w:rPr>
          <w:lang w:val="en-GB"/>
        </w:rPr>
        <w:t xml:space="preserve"> drivers, which are used to communicate with NI 5922 digitizers. </w:t>
      </w:r>
      <w:r w:rsidR="00220BA2" w:rsidRPr="009E3B61">
        <w:rPr>
          <w:lang w:val="en-GB"/>
        </w:rPr>
        <w:t xml:space="preserve">These supported versions are 4.0.5 to 16.1 (see </w:t>
      </w:r>
      <w:r w:rsidR="00220BA2" w:rsidRPr="009E3B61">
        <w:rPr>
          <w:lang w:val="en-GB"/>
        </w:rPr>
        <w:fldChar w:fldCharType="begin"/>
      </w:r>
      <w:r w:rsidR="00220BA2" w:rsidRPr="009E3B61">
        <w:rPr>
          <w:lang w:val="en-GB"/>
        </w:rPr>
        <w:instrText xml:space="preserve"> REF _Ref528070232 \r \h </w:instrText>
      </w:r>
      <w:r w:rsidR="00220BA2" w:rsidRPr="009E3B61">
        <w:rPr>
          <w:lang w:val="en-GB"/>
        </w:rPr>
      </w:r>
      <w:r w:rsidR="00220BA2" w:rsidRPr="009E3B61">
        <w:rPr>
          <w:lang w:val="en-GB"/>
        </w:rPr>
        <w:fldChar w:fldCharType="separate"/>
      </w:r>
      <w:r w:rsidR="00A56CE1">
        <w:rPr>
          <w:lang w:val="en-GB"/>
        </w:rPr>
        <w:t>[6]</w:t>
      </w:r>
      <w:r w:rsidR="00220BA2" w:rsidRPr="009E3B61">
        <w:rPr>
          <w:lang w:val="en-GB"/>
        </w:rPr>
        <w:fldChar w:fldCharType="end"/>
      </w:r>
      <w:r w:rsidR="00220BA2" w:rsidRPr="009E3B61">
        <w:rPr>
          <w:lang w:val="en-GB"/>
        </w:rPr>
        <w:t xml:space="preserve"> for details).</w:t>
      </w:r>
      <w:r w:rsidR="00421945">
        <w:rPr>
          <w:lang w:val="en-GB"/>
        </w:rPr>
        <w:t xml:space="preserve"> </w:t>
      </w:r>
      <w:r w:rsidR="00421945" w:rsidRPr="00421945">
        <w:rPr>
          <w:i/>
          <w:lang w:val="en-GB"/>
        </w:rPr>
        <w:t xml:space="preserve">Note there is </w:t>
      </w:r>
      <w:proofErr w:type="spellStart"/>
      <w:proofErr w:type="gramStart"/>
      <w:r w:rsidR="00421945" w:rsidRPr="00421945">
        <w:rPr>
          <w:i/>
          <w:lang w:val="en-GB"/>
        </w:rPr>
        <w:t>a</w:t>
      </w:r>
      <w:proofErr w:type="spellEnd"/>
      <w:proofErr w:type="gramEnd"/>
      <w:r w:rsidR="00421945" w:rsidRPr="00421945">
        <w:rPr>
          <w:i/>
          <w:lang w:val="en-GB"/>
        </w:rPr>
        <w:t xml:space="preserve"> </w:t>
      </w:r>
      <w:r w:rsidR="00421945">
        <w:rPr>
          <w:i/>
          <w:lang w:val="en-GB"/>
        </w:rPr>
        <w:t xml:space="preserve">also a </w:t>
      </w:r>
      <w:r w:rsidR="00421945" w:rsidRPr="00421945">
        <w:rPr>
          <w:i/>
          <w:lang w:val="en-GB"/>
        </w:rPr>
        <w:t xml:space="preserve">build version made without </w:t>
      </w:r>
      <w:proofErr w:type="spellStart"/>
      <w:r w:rsidR="00421945" w:rsidRPr="00421945">
        <w:rPr>
          <w:i/>
          <w:lang w:val="en-GB"/>
        </w:rPr>
        <w:t>niScope</w:t>
      </w:r>
      <w:proofErr w:type="spellEnd"/>
      <w:r w:rsidR="00421945" w:rsidRPr="00421945">
        <w:rPr>
          <w:i/>
          <w:lang w:val="en-GB"/>
        </w:rPr>
        <w:t xml:space="preserve"> support, so this part can be optionally skipped.</w:t>
      </w:r>
    </w:p>
    <w:p w:rsidR="007E46E8" w:rsidRPr="009E3B61" w:rsidRDefault="007E46E8" w:rsidP="003B6FD5">
      <w:pPr>
        <w:pStyle w:val="Nadpis4"/>
      </w:pPr>
      <w:bookmarkStart w:id="16" w:name="_Toc6233700"/>
      <w:r w:rsidRPr="009E3B61">
        <w:t>Installing GNU Octave</w:t>
      </w:r>
      <w:bookmarkEnd w:id="16"/>
    </w:p>
    <w:p w:rsidR="0025727B" w:rsidRPr="009E3B61" w:rsidRDefault="007E46E8" w:rsidP="00F366EB">
      <w:pPr>
        <w:rPr>
          <w:lang w:val="en-GB"/>
        </w:rPr>
      </w:pPr>
      <w:r w:rsidRPr="009E3B61">
        <w:rPr>
          <w:lang w:val="en-GB"/>
        </w:rPr>
        <w:t xml:space="preserve">In order to enable calculations of the PQ parameters from the waveforms, user must install GNU Octave (or </w:t>
      </w:r>
      <w:proofErr w:type="spellStart"/>
      <w:r w:rsidRPr="009E3B61">
        <w:rPr>
          <w:lang w:val="en-GB"/>
        </w:rPr>
        <w:t>Matlab</w:t>
      </w:r>
      <w:proofErr w:type="spellEnd"/>
      <w:r w:rsidRPr="009E3B61">
        <w:rPr>
          <w:lang w:val="en-GB"/>
        </w:rPr>
        <w:t xml:space="preserve">). </w:t>
      </w:r>
      <w:r w:rsidR="0025727B" w:rsidRPr="009E3B61">
        <w:rPr>
          <w:lang w:val="en-GB"/>
        </w:rPr>
        <w:t xml:space="preserve">The TWM was tested with </w:t>
      </w:r>
      <w:r w:rsidR="00586431" w:rsidRPr="009E3B61">
        <w:rPr>
          <w:lang w:val="en-GB"/>
        </w:rPr>
        <w:t xml:space="preserve">Octave </w:t>
      </w:r>
      <w:r w:rsidR="0025727B" w:rsidRPr="009E3B61">
        <w:rPr>
          <w:lang w:val="en-GB"/>
        </w:rPr>
        <w:t xml:space="preserve">version 4.0.0 and later. Note the </w:t>
      </w:r>
      <w:r w:rsidR="0025727B" w:rsidRPr="009E3B61">
        <w:rPr>
          <w:lang w:val="en-GB"/>
        </w:rPr>
        <w:lastRenderedPageBreak/>
        <w:t>preferred version of GNU Octave is always 64bit, as it has much higher memory limit. That may be useful for some memory demanding algorithms.</w:t>
      </w:r>
    </w:p>
    <w:p w:rsidR="007E46E8" w:rsidRPr="009E3B61" w:rsidRDefault="007E46E8" w:rsidP="00F366EB">
      <w:pPr>
        <w:rPr>
          <w:lang w:val="en-GB"/>
        </w:rPr>
      </w:pPr>
      <w:r w:rsidRPr="009E3B61">
        <w:rPr>
          <w:lang w:val="en-GB"/>
        </w:rPr>
        <w:t xml:space="preserve">The download and guidance to </w:t>
      </w:r>
      <w:r w:rsidR="0025727B" w:rsidRPr="009E3B61">
        <w:rPr>
          <w:lang w:val="en-GB"/>
        </w:rPr>
        <w:t xml:space="preserve">the </w:t>
      </w:r>
      <w:r w:rsidRPr="009E3B61">
        <w:rPr>
          <w:lang w:val="en-GB"/>
        </w:rPr>
        <w:t>GNU Octave can be found at</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A56CE1">
        <w:rPr>
          <w:lang w:val="en-GB"/>
        </w:rPr>
        <w:t>[2]</w:t>
      </w:r>
      <w:r w:rsidR="00F809DA" w:rsidRPr="009E3B61">
        <w:rPr>
          <w:lang w:val="en-GB"/>
        </w:rPr>
        <w:fldChar w:fldCharType="end"/>
      </w:r>
      <w:r w:rsidRPr="009E3B61">
        <w:rPr>
          <w:lang w:val="en-GB"/>
        </w:rPr>
        <w:t xml:space="preserve">. Some of the algorithms do require additional packages </w:t>
      </w:r>
      <w:r w:rsidR="0025727B" w:rsidRPr="009E3B61">
        <w:rPr>
          <w:lang w:val="en-GB"/>
        </w:rPr>
        <w:t xml:space="preserve">to be installed and </w:t>
      </w:r>
      <w:r w:rsidRPr="009E3B61">
        <w:rPr>
          <w:lang w:val="en-GB"/>
        </w:rPr>
        <w:t xml:space="preserve">loaded to the GNU Octave after its </w:t>
      </w:r>
      <w:proofErr w:type="spellStart"/>
      <w:r w:rsidRPr="009E3B61">
        <w:rPr>
          <w:lang w:val="en-GB"/>
        </w:rPr>
        <w:t>startup</w:t>
      </w:r>
      <w:proofErr w:type="spellEnd"/>
      <w:r w:rsidRPr="009E3B61">
        <w:rPr>
          <w:lang w:val="en-GB"/>
        </w:rPr>
        <w:t xml:space="preserve">. This is </w:t>
      </w:r>
      <w:r w:rsidR="00421945">
        <w:rPr>
          <w:lang w:val="en-GB"/>
        </w:rPr>
        <w:t xml:space="preserve">typically </w:t>
      </w:r>
      <w:r w:rsidRPr="009E3B61">
        <w:rPr>
          <w:lang w:val="en-GB"/>
        </w:rPr>
        <w:t xml:space="preserve">ensured by creating a </w:t>
      </w:r>
      <w:proofErr w:type="spellStart"/>
      <w:r w:rsidRPr="009E3B61">
        <w:rPr>
          <w:lang w:val="en-GB"/>
        </w:rPr>
        <w:t>startup</w:t>
      </w:r>
      <w:proofErr w:type="spellEnd"/>
      <w:r w:rsidRPr="009E3B61">
        <w:rPr>
          <w:lang w:val="en-GB"/>
        </w:rPr>
        <w:t xml:space="preserve"> file in the user folder</w:t>
      </w:r>
      <w:r w:rsidR="00421945">
        <w:rPr>
          <w:lang w:val="en-GB"/>
        </w:rPr>
        <w:t xml:space="preserve">, </w:t>
      </w:r>
      <w:r w:rsidR="00421945" w:rsidRPr="00421945">
        <w:rPr>
          <w:i/>
          <w:lang w:val="en-GB"/>
        </w:rPr>
        <w:t xml:space="preserve">but see section </w:t>
      </w:r>
      <w:r w:rsidR="00421945" w:rsidRPr="00421945">
        <w:rPr>
          <w:i/>
          <w:lang w:val="en-GB"/>
        </w:rPr>
        <w:fldChar w:fldCharType="begin"/>
      </w:r>
      <w:r w:rsidR="00421945" w:rsidRPr="00421945">
        <w:rPr>
          <w:i/>
          <w:lang w:val="en-GB"/>
        </w:rPr>
        <w:instrText xml:space="preserve"> REF _Ref5266854 \r \h </w:instrText>
      </w:r>
      <w:r w:rsidR="00421945">
        <w:rPr>
          <w:i/>
          <w:lang w:val="en-GB"/>
        </w:rPr>
        <w:instrText xml:space="preserve"> \* MERGEFORMAT </w:instrText>
      </w:r>
      <w:r w:rsidR="00421945" w:rsidRPr="00421945">
        <w:rPr>
          <w:i/>
          <w:lang w:val="en-GB"/>
        </w:rPr>
      </w:r>
      <w:r w:rsidR="00421945" w:rsidRPr="00421945">
        <w:rPr>
          <w:i/>
          <w:lang w:val="en-GB"/>
        </w:rPr>
        <w:fldChar w:fldCharType="separate"/>
      </w:r>
      <w:r w:rsidR="00A56CE1">
        <w:rPr>
          <w:i/>
          <w:lang w:val="en-GB"/>
        </w:rPr>
        <w:t>A.1.4.a</w:t>
      </w:r>
      <w:r w:rsidR="00421945" w:rsidRPr="00421945">
        <w:rPr>
          <w:i/>
          <w:lang w:val="en-GB"/>
        </w:rPr>
        <w:fldChar w:fldCharType="end"/>
      </w:r>
      <w:r w:rsidR="00421945" w:rsidRPr="00421945">
        <w:rPr>
          <w:i/>
          <w:lang w:val="en-GB"/>
        </w:rPr>
        <w:t xml:space="preserve"> Configuring processing environment for alternative approach!</w:t>
      </w:r>
      <w:r w:rsidRPr="009E3B61">
        <w:rPr>
          <w:lang w:val="en-GB"/>
        </w:rPr>
        <w:t xml:space="preserve"> </w:t>
      </w:r>
      <w:r w:rsidR="00E51B2B" w:rsidRPr="009E3B61">
        <w:rPr>
          <w:lang w:val="en-GB"/>
        </w:rPr>
        <w:t xml:space="preserve">GNU Octave will always execute the sequence of the command on the </w:t>
      </w:r>
      <w:proofErr w:type="spellStart"/>
      <w:r w:rsidR="00E51B2B" w:rsidRPr="009E3B61">
        <w:rPr>
          <w:lang w:val="en-GB"/>
        </w:rPr>
        <w:t>startup</w:t>
      </w:r>
      <w:proofErr w:type="spellEnd"/>
      <w:r w:rsidR="00E51B2B" w:rsidRPr="009E3B61">
        <w:rPr>
          <w:lang w:val="en-GB"/>
        </w:rPr>
        <w:t xml:space="preserve">. </w:t>
      </w:r>
      <w:r w:rsidRPr="009E3B61">
        <w:rPr>
          <w:lang w:val="en-GB"/>
        </w:rPr>
        <w:t>E.g. in Windows, for the user</w:t>
      </w:r>
      <w:r w:rsidR="00E51B2B" w:rsidRPr="009E3B61">
        <w:rPr>
          <w:lang w:val="en-GB"/>
        </w:rPr>
        <w:t xml:space="preserve"> named</w:t>
      </w:r>
      <w:r w:rsidRPr="009E3B61">
        <w:rPr>
          <w:lang w:val="en-GB"/>
        </w:rPr>
        <w:t xml:space="preserve"> “user”, the file location will be:</w:t>
      </w:r>
    </w:p>
    <w:p w:rsidR="007E46E8" w:rsidRPr="009E3B61" w:rsidRDefault="007E46E8" w:rsidP="00F366EB">
      <w:pPr>
        <w:pStyle w:val="code"/>
        <w:rPr>
          <w:lang w:val="en-GB"/>
        </w:rPr>
      </w:pPr>
      <w:r w:rsidRPr="009E3B61">
        <w:rPr>
          <w:lang w:val="en-GB"/>
        </w:rPr>
        <w:t>c:\Documents and Settings\user\.</w:t>
      </w:r>
      <w:proofErr w:type="spellStart"/>
      <w:r w:rsidRPr="009E3B61">
        <w:rPr>
          <w:lang w:val="en-GB"/>
        </w:rPr>
        <w:t>octaverc</w:t>
      </w:r>
      <w:proofErr w:type="spellEnd"/>
    </w:p>
    <w:p w:rsidR="007E46E8" w:rsidRPr="009E3B61" w:rsidRDefault="007E46E8" w:rsidP="00F366EB">
      <w:pPr>
        <w:rPr>
          <w:lang w:val="en-GB"/>
        </w:rPr>
      </w:pPr>
      <w:r w:rsidRPr="009E3B61">
        <w:rPr>
          <w:lang w:val="en-GB"/>
        </w:rPr>
        <w:t>Note the file nam</w:t>
      </w:r>
      <w:r w:rsidR="00E51B2B" w:rsidRPr="009E3B61">
        <w:rPr>
          <w:lang w:val="en-GB"/>
        </w:rPr>
        <w:t>e actually starts with the dot! Example of the content of the file may be following:</w:t>
      </w:r>
    </w:p>
    <w:p w:rsidR="00E51B2B" w:rsidRPr="009E3B61" w:rsidRDefault="00E51B2B" w:rsidP="00F366EB">
      <w:pPr>
        <w:pStyle w:val="code"/>
        <w:rPr>
          <w:lang w:val="en-GB"/>
        </w:rPr>
      </w:pPr>
      <w:proofErr w:type="gramStart"/>
      <w:r w:rsidRPr="009E3B61">
        <w:rPr>
          <w:lang w:val="en-GB"/>
        </w:rPr>
        <w:t>more</w:t>
      </w:r>
      <w:proofErr w:type="gramEnd"/>
      <w:r w:rsidRPr="009E3B61">
        <w:rPr>
          <w:lang w:val="en-GB"/>
        </w:rPr>
        <w:t xml:space="preserve"> off;</w:t>
      </w:r>
    </w:p>
    <w:p w:rsidR="00E51B2B" w:rsidRPr="009E3B61" w:rsidRDefault="00E51B2B" w:rsidP="00F366EB">
      <w:pPr>
        <w:pStyle w:val="code"/>
        <w:rPr>
          <w:lang w:val="en-GB"/>
        </w:rPr>
      </w:pPr>
      <w:proofErr w:type="spellStart"/>
      <w:proofErr w:type="gramStart"/>
      <w:r w:rsidRPr="009E3B61">
        <w:rPr>
          <w:lang w:val="en-GB"/>
        </w:rPr>
        <w:t>pkg</w:t>
      </w:r>
      <w:proofErr w:type="spellEnd"/>
      <w:proofErr w:type="gramEnd"/>
      <w:r w:rsidRPr="009E3B61">
        <w:rPr>
          <w:lang w:val="en-GB"/>
        </w:rPr>
        <w:t xml:space="preserve"> load </w:t>
      </w:r>
      <w:proofErr w:type="spellStart"/>
      <w:r w:rsidRPr="009E3B61">
        <w:rPr>
          <w:lang w:val="en-GB"/>
        </w:rPr>
        <w:t>io</w:t>
      </w:r>
      <w:proofErr w:type="spellEnd"/>
      <w:r w:rsidRPr="009E3B61">
        <w:rPr>
          <w:lang w:val="en-GB"/>
        </w:rPr>
        <w:t>;</w:t>
      </w:r>
    </w:p>
    <w:p w:rsidR="00E51B2B" w:rsidRPr="009E3B61" w:rsidRDefault="00E51B2B" w:rsidP="00F366EB">
      <w:pPr>
        <w:pStyle w:val="code"/>
        <w:rPr>
          <w:lang w:val="en-GB"/>
        </w:rPr>
      </w:pPr>
      <w:proofErr w:type="spellStart"/>
      <w:proofErr w:type="gramStart"/>
      <w:r w:rsidRPr="009E3B61">
        <w:rPr>
          <w:lang w:val="en-GB"/>
        </w:rPr>
        <w:t>pkg</w:t>
      </w:r>
      <w:proofErr w:type="spellEnd"/>
      <w:proofErr w:type="gramEnd"/>
      <w:r w:rsidRPr="009E3B61">
        <w:rPr>
          <w:lang w:val="en-GB"/>
        </w:rPr>
        <w:t xml:space="preserve"> load </w:t>
      </w:r>
      <w:proofErr w:type="spellStart"/>
      <w:r w:rsidRPr="009E3B61">
        <w:rPr>
          <w:lang w:val="en-GB"/>
        </w:rPr>
        <w:t>optim</w:t>
      </w:r>
      <w:proofErr w:type="spellEnd"/>
      <w:r w:rsidRPr="009E3B61">
        <w:rPr>
          <w:lang w:val="en-GB"/>
        </w:rPr>
        <w:t>;</w:t>
      </w:r>
    </w:p>
    <w:p w:rsidR="00E51B2B" w:rsidRPr="009E3B61" w:rsidRDefault="00E51B2B" w:rsidP="00F366EB">
      <w:pPr>
        <w:pStyle w:val="code"/>
        <w:rPr>
          <w:lang w:val="en-GB"/>
        </w:rPr>
      </w:pPr>
      <w:proofErr w:type="spellStart"/>
      <w:proofErr w:type="gramStart"/>
      <w:r w:rsidRPr="009E3B61">
        <w:rPr>
          <w:lang w:val="en-GB"/>
        </w:rPr>
        <w:t>pkg</w:t>
      </w:r>
      <w:proofErr w:type="spellEnd"/>
      <w:proofErr w:type="gramEnd"/>
      <w:r w:rsidRPr="009E3B61">
        <w:rPr>
          <w:lang w:val="en-GB"/>
        </w:rPr>
        <w:t xml:space="preserve"> load signal;</w:t>
      </w:r>
    </w:p>
    <w:p w:rsidR="00E51B2B" w:rsidRPr="009E3B61" w:rsidRDefault="00E51B2B" w:rsidP="00F366EB">
      <w:pPr>
        <w:pStyle w:val="code"/>
        <w:rPr>
          <w:lang w:val="en-GB"/>
        </w:rPr>
      </w:pPr>
      <w:proofErr w:type="spellStart"/>
      <w:proofErr w:type="gramStart"/>
      <w:r w:rsidRPr="009E3B61">
        <w:rPr>
          <w:lang w:val="en-GB"/>
        </w:rPr>
        <w:t>pkg</w:t>
      </w:r>
      <w:proofErr w:type="spellEnd"/>
      <w:proofErr w:type="gramEnd"/>
      <w:r w:rsidRPr="009E3B61">
        <w:rPr>
          <w:lang w:val="en-GB"/>
        </w:rPr>
        <w:t xml:space="preserve"> load statistics;</w:t>
      </w:r>
    </w:p>
    <w:p w:rsidR="00E51B2B" w:rsidRPr="009E3B61" w:rsidRDefault="00E51B2B" w:rsidP="00F366EB">
      <w:pPr>
        <w:pStyle w:val="code"/>
        <w:rPr>
          <w:lang w:val="en-GB"/>
        </w:rPr>
      </w:pPr>
      <w:proofErr w:type="spellStart"/>
      <w:proofErr w:type="gramStart"/>
      <w:r w:rsidRPr="009E3B61">
        <w:rPr>
          <w:lang w:val="en-GB"/>
        </w:rPr>
        <w:t>pkg</w:t>
      </w:r>
      <w:proofErr w:type="spellEnd"/>
      <w:proofErr w:type="gramEnd"/>
      <w:r w:rsidRPr="009E3B61">
        <w:rPr>
          <w:lang w:val="en-GB"/>
        </w:rPr>
        <w:t xml:space="preserve"> load outliers;</w:t>
      </w:r>
    </w:p>
    <w:p w:rsidR="00E51B2B" w:rsidRPr="009E3B61" w:rsidRDefault="00E51B2B" w:rsidP="00F366EB">
      <w:pPr>
        <w:pStyle w:val="code"/>
        <w:rPr>
          <w:lang w:val="en-GB"/>
        </w:rPr>
      </w:pPr>
      <w:proofErr w:type="spellStart"/>
      <w:r w:rsidRPr="009E3B61">
        <w:rPr>
          <w:lang w:val="en-GB"/>
        </w:rPr>
        <w:t>graphics_</w:t>
      </w:r>
      <w:proofErr w:type="gramStart"/>
      <w:r w:rsidRPr="009E3B61">
        <w:rPr>
          <w:lang w:val="en-GB"/>
        </w:rPr>
        <w:t>toolkit</w:t>
      </w:r>
      <w:proofErr w:type="spellEnd"/>
      <w:r w:rsidRPr="009E3B61">
        <w:rPr>
          <w:lang w:val="en-GB"/>
        </w:rPr>
        <w:t>(</w:t>
      </w:r>
      <w:proofErr w:type="gramEnd"/>
      <w:r w:rsidRPr="009E3B61">
        <w:rPr>
          <w:lang w:val="en-GB"/>
        </w:rPr>
        <w:t>'</w:t>
      </w:r>
      <w:proofErr w:type="spellStart"/>
      <w:r w:rsidRPr="009E3B61">
        <w:rPr>
          <w:lang w:val="en-GB"/>
        </w:rPr>
        <w:t>gnuplot</w:t>
      </w:r>
      <w:proofErr w:type="spellEnd"/>
      <w:r w:rsidRPr="009E3B61">
        <w:rPr>
          <w:lang w:val="en-GB"/>
        </w:rPr>
        <w:t>');</w:t>
      </w:r>
    </w:p>
    <w:p w:rsidR="00D27FDC" w:rsidRPr="009E3B61" w:rsidRDefault="0025727B" w:rsidP="00F366EB">
      <w:pPr>
        <w:rPr>
          <w:lang w:val="en-GB"/>
        </w:rPr>
      </w:pPr>
      <w:r w:rsidRPr="009E3B61">
        <w:rPr>
          <w:lang w:val="en-GB"/>
        </w:rPr>
        <w:t>One of the main</w:t>
      </w:r>
      <w:r w:rsidR="00E51B2B" w:rsidRPr="009E3B61">
        <w:rPr>
          <w:lang w:val="en-GB"/>
        </w:rPr>
        <w:t xml:space="preserve"> use</w:t>
      </w:r>
      <w:r w:rsidRPr="009E3B61">
        <w:rPr>
          <w:lang w:val="en-GB"/>
        </w:rPr>
        <w:t>s</w:t>
      </w:r>
      <w:r w:rsidR="00E51B2B" w:rsidRPr="009E3B61">
        <w:rPr>
          <w:lang w:val="en-GB"/>
        </w:rPr>
        <w:t xml:space="preserve"> of th</w:t>
      </w:r>
      <w:r w:rsidRPr="009E3B61">
        <w:rPr>
          <w:lang w:val="en-GB"/>
        </w:rPr>
        <w:t>is</w:t>
      </w:r>
      <w:r w:rsidR="00E51B2B" w:rsidRPr="009E3B61">
        <w:rPr>
          <w:lang w:val="en-GB"/>
        </w:rPr>
        <w:t xml:space="preserve"> file is usually to load the packages to the memory</w:t>
      </w:r>
      <w:r w:rsidR="00586431" w:rsidRPr="009E3B61">
        <w:rPr>
          <w:lang w:val="en-GB"/>
        </w:rPr>
        <w:t xml:space="preserve"> on </w:t>
      </w:r>
      <w:proofErr w:type="spellStart"/>
      <w:r w:rsidR="00586431" w:rsidRPr="009E3B61">
        <w:rPr>
          <w:lang w:val="en-GB"/>
        </w:rPr>
        <w:t>startup</w:t>
      </w:r>
      <w:proofErr w:type="spellEnd"/>
      <w:r w:rsidR="00E51B2B" w:rsidRPr="009E3B61">
        <w:rPr>
          <w:lang w:val="en-GB"/>
        </w:rPr>
        <w:t xml:space="preserve">. Note the packages must be installed first. Some distributions of the GNU Octave ask user to select the packages to install during </w:t>
      </w:r>
      <w:r w:rsidRPr="009E3B61">
        <w:rPr>
          <w:lang w:val="en-GB"/>
        </w:rPr>
        <w:t xml:space="preserve">the </w:t>
      </w:r>
      <w:r w:rsidR="00E51B2B" w:rsidRPr="009E3B61">
        <w:rPr>
          <w:lang w:val="en-GB"/>
        </w:rPr>
        <w:t>installation. Other distributions are plain without packages and those must be downloaded and installed separately following the documentation</w:t>
      </w:r>
      <w:r w:rsidR="00F809DA" w:rsidRPr="009E3B61">
        <w:rPr>
          <w:lang w:val="en-GB"/>
        </w:rPr>
        <w:t xml:space="preserve"> </w:t>
      </w:r>
      <w:r w:rsidR="00F809DA" w:rsidRPr="009E3B61">
        <w:rPr>
          <w:lang w:val="en-GB"/>
        </w:rPr>
        <w:fldChar w:fldCharType="begin"/>
      </w:r>
      <w:r w:rsidR="00F809DA" w:rsidRPr="009E3B61">
        <w:rPr>
          <w:lang w:val="en-GB"/>
        </w:rPr>
        <w:instrText xml:space="preserve"> REF _Ref528748453 \r \h </w:instrText>
      </w:r>
      <w:r w:rsidR="00F809DA" w:rsidRPr="009E3B61">
        <w:rPr>
          <w:lang w:val="en-GB"/>
        </w:rPr>
      </w:r>
      <w:r w:rsidR="00F809DA" w:rsidRPr="009E3B61">
        <w:rPr>
          <w:lang w:val="en-GB"/>
        </w:rPr>
        <w:fldChar w:fldCharType="separate"/>
      </w:r>
      <w:r w:rsidR="00A56CE1">
        <w:rPr>
          <w:lang w:val="en-GB"/>
        </w:rPr>
        <w:t>[2]</w:t>
      </w:r>
      <w:r w:rsidR="00F809DA" w:rsidRPr="009E3B61">
        <w:rPr>
          <w:lang w:val="en-GB"/>
        </w:rPr>
        <w:fldChar w:fldCharType="end"/>
      </w:r>
      <w:r w:rsidR="00E51B2B" w:rsidRPr="009E3B61">
        <w:rPr>
          <w:lang w:val="en-GB"/>
        </w:rPr>
        <w:t xml:space="preserve">. Typical packages needed for the currently implemented algorithms are listed in </w:t>
      </w:r>
      <w:r w:rsidR="00AF04C8" w:rsidRPr="009E3B61">
        <w:rPr>
          <w:lang w:val="en-GB"/>
        </w:rPr>
        <w:fldChar w:fldCharType="begin"/>
      </w:r>
      <w:r w:rsidR="00AF04C8" w:rsidRPr="009E3B61">
        <w:rPr>
          <w:lang w:val="en-GB"/>
        </w:rPr>
        <w:instrText xml:space="preserve"> REF _Ref528067603 \h </w:instrText>
      </w:r>
      <w:r w:rsidR="00AF04C8" w:rsidRPr="009E3B61">
        <w:rPr>
          <w:lang w:val="en-GB"/>
        </w:rPr>
      </w:r>
      <w:r w:rsidR="00AF04C8" w:rsidRPr="009E3B61">
        <w:rPr>
          <w:lang w:val="en-GB"/>
        </w:rPr>
        <w:fldChar w:fldCharType="separate"/>
      </w:r>
      <w:r w:rsidR="00A56CE1" w:rsidRPr="009E3B61">
        <w:t xml:space="preserve">Table </w:t>
      </w:r>
      <w:r w:rsidR="00A56CE1">
        <w:rPr>
          <w:noProof/>
        </w:rPr>
        <w:t>A</w:t>
      </w:r>
      <w:r w:rsidR="00A56CE1" w:rsidRPr="009E3B61">
        <w:noBreakHyphen/>
      </w:r>
      <w:r w:rsidR="00A56CE1">
        <w:rPr>
          <w:noProof/>
        </w:rPr>
        <w:t>1</w:t>
      </w:r>
      <w:r w:rsidR="00AF04C8" w:rsidRPr="009E3B61">
        <w:rPr>
          <w:lang w:val="en-GB"/>
        </w:rPr>
        <w:fldChar w:fldCharType="end"/>
      </w:r>
      <w:r w:rsidR="00E51B2B" w:rsidRPr="009E3B61">
        <w:rPr>
          <w:lang w:val="en-GB"/>
        </w:rPr>
        <w:t>.</w:t>
      </w:r>
      <w:r w:rsidR="00AF04C8" w:rsidRPr="009E3B61">
        <w:rPr>
          <w:lang w:val="en-GB"/>
        </w:rPr>
        <w:t xml:space="preserve"> </w:t>
      </w:r>
    </w:p>
    <w:p w:rsidR="00C75D78" w:rsidRPr="009E3B61" w:rsidRDefault="00C75D78" w:rsidP="00F366EB">
      <w:pPr>
        <w:pStyle w:val="Titulek"/>
        <w:keepNext/>
      </w:pPr>
      <w:bookmarkStart w:id="17" w:name="_Ref528067603"/>
      <w:bookmarkStart w:id="18" w:name="_Toc6233768"/>
      <w:r w:rsidRPr="009E3B61">
        <w:t xml:space="preserve">Table </w:t>
      </w:r>
      <w:r w:rsidRPr="009E3B61">
        <w:fldChar w:fldCharType="begin"/>
      </w:r>
      <w:r w:rsidRPr="009E3B61">
        <w:instrText xml:space="preserve"> STYLEREF 1 \s </w:instrText>
      </w:r>
      <w:r w:rsidRPr="009E3B61">
        <w:fldChar w:fldCharType="separate"/>
      </w:r>
      <w:r w:rsidR="00A56CE1">
        <w:rPr>
          <w:noProof/>
        </w:rPr>
        <w:t>A</w:t>
      </w:r>
      <w:r w:rsidRPr="009E3B61">
        <w:fldChar w:fldCharType="end"/>
      </w:r>
      <w:r w:rsidRPr="009E3B61">
        <w:noBreakHyphen/>
      </w:r>
      <w:r w:rsidRPr="009E3B61">
        <w:fldChar w:fldCharType="begin"/>
      </w:r>
      <w:r w:rsidRPr="009E3B61">
        <w:instrText xml:space="preserve"> SEQ Table \* ARABIC \s 1 </w:instrText>
      </w:r>
      <w:r w:rsidRPr="009E3B61">
        <w:fldChar w:fldCharType="separate"/>
      </w:r>
      <w:r w:rsidR="00A56CE1">
        <w:rPr>
          <w:noProof/>
        </w:rPr>
        <w:t>1</w:t>
      </w:r>
      <w:r w:rsidRPr="009E3B61">
        <w:fldChar w:fldCharType="end"/>
      </w:r>
      <w:bookmarkEnd w:id="17"/>
      <w:r w:rsidRPr="009E3B61">
        <w:t>: Typical GNU Octave packages required for TWM.</w:t>
      </w:r>
      <w:bookmarkEnd w:id="18"/>
    </w:p>
    <w:tbl>
      <w:tblPr>
        <w:tblStyle w:val="Mkatabulky"/>
        <w:tblW w:w="0" w:type="auto"/>
        <w:jc w:val="center"/>
        <w:tblLook w:val="04A0" w:firstRow="1" w:lastRow="0" w:firstColumn="1" w:lastColumn="0" w:noHBand="0" w:noVBand="1"/>
      </w:tblPr>
      <w:tblGrid>
        <w:gridCol w:w="1696"/>
        <w:gridCol w:w="6906"/>
      </w:tblGrid>
      <w:tr w:rsidR="00E51B2B" w:rsidRPr="009E3B61" w:rsidTr="00F366EB">
        <w:trPr>
          <w:jc w:val="center"/>
        </w:trPr>
        <w:tc>
          <w:tcPr>
            <w:tcW w:w="1696" w:type="dxa"/>
          </w:tcPr>
          <w:p w:rsidR="00E51B2B" w:rsidRPr="009E3B61" w:rsidRDefault="00DD2166" w:rsidP="00AF04C8">
            <w:pPr>
              <w:spacing w:after="200"/>
              <w:rPr>
                <w:b/>
                <w:lang w:val="en-GB"/>
              </w:rPr>
            </w:pPr>
            <w:r w:rsidRPr="009E3B61">
              <w:rPr>
                <w:b/>
                <w:lang w:val="en-GB"/>
              </w:rPr>
              <w:t>Package</w:t>
            </w:r>
          </w:p>
        </w:tc>
        <w:tc>
          <w:tcPr>
            <w:tcW w:w="6906" w:type="dxa"/>
          </w:tcPr>
          <w:p w:rsidR="00E51B2B" w:rsidRPr="009E3B61" w:rsidRDefault="00DD2166">
            <w:pPr>
              <w:spacing w:after="200"/>
              <w:rPr>
                <w:b/>
                <w:lang w:val="en-GB"/>
              </w:rPr>
            </w:pPr>
            <w:r w:rsidRPr="009E3B61">
              <w:rPr>
                <w:b/>
                <w:lang w:val="en-GB"/>
              </w:rPr>
              <w:t xml:space="preserve">Description </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i</w:t>
            </w:r>
            <w:r w:rsidR="00DD2166" w:rsidRPr="009E3B61">
              <w:rPr>
                <w:rFonts w:ascii="Courier" w:hAnsi="Courier"/>
                <w:lang w:val="en-GB"/>
              </w:rPr>
              <w:t>o</w:t>
            </w:r>
            <w:proofErr w:type="spellEnd"/>
          </w:p>
        </w:tc>
        <w:tc>
          <w:tcPr>
            <w:tcW w:w="6906" w:type="dxa"/>
          </w:tcPr>
          <w:p w:rsidR="00DD2166" w:rsidRPr="009E3B61" w:rsidRDefault="00DD2166">
            <w:pPr>
              <w:rPr>
                <w:lang w:val="en-GB"/>
              </w:rPr>
            </w:pPr>
            <w:r w:rsidRPr="009E3B61">
              <w:rPr>
                <w:lang w:val="en-GB"/>
              </w:rPr>
              <w:t>Input/output to external formats (CSV files, etc.)</w:t>
            </w:r>
          </w:p>
        </w:tc>
      </w:tr>
      <w:tr w:rsidR="00DD2166" w:rsidRPr="009E3B61" w:rsidTr="00F366EB">
        <w:trPr>
          <w:jc w:val="center"/>
        </w:trPr>
        <w:tc>
          <w:tcPr>
            <w:tcW w:w="1696" w:type="dxa"/>
          </w:tcPr>
          <w:p w:rsidR="00DD2166" w:rsidRPr="009E3B61" w:rsidRDefault="00960F6E" w:rsidP="00BB4AB8">
            <w:pPr>
              <w:rPr>
                <w:rFonts w:ascii="Courier" w:hAnsi="Courier"/>
                <w:lang w:val="en-GB"/>
              </w:rPr>
            </w:pPr>
            <w:proofErr w:type="spellStart"/>
            <w:r w:rsidRPr="009E3B61">
              <w:rPr>
                <w:rFonts w:ascii="Courier" w:hAnsi="Courier"/>
                <w:lang w:val="en-GB"/>
              </w:rPr>
              <w:t>o</w:t>
            </w:r>
            <w:r w:rsidR="00DD2166" w:rsidRPr="009E3B61">
              <w:rPr>
                <w:rFonts w:ascii="Courier" w:hAnsi="Courier"/>
                <w:lang w:val="en-GB"/>
              </w:rPr>
              <w:t>ptim</w:t>
            </w:r>
            <w:proofErr w:type="spellEnd"/>
          </w:p>
        </w:tc>
        <w:tc>
          <w:tcPr>
            <w:tcW w:w="6906" w:type="dxa"/>
          </w:tcPr>
          <w:p w:rsidR="00DD2166" w:rsidRPr="009E3B61" w:rsidRDefault="00DD2166" w:rsidP="00AF04C8">
            <w:pPr>
              <w:rPr>
                <w:lang w:val="en-GB"/>
              </w:rPr>
            </w:pPr>
            <w:r w:rsidRPr="009E3B61">
              <w:rPr>
                <w:lang w:val="en-GB"/>
              </w:rPr>
              <w:t>Non-linear optimization toolkit.</w:t>
            </w:r>
          </w:p>
        </w:tc>
      </w:tr>
      <w:tr w:rsidR="00DD2166" w:rsidRPr="009E3B61" w:rsidTr="00F366EB">
        <w:trPr>
          <w:jc w:val="center"/>
        </w:trPr>
        <w:tc>
          <w:tcPr>
            <w:tcW w:w="1696" w:type="dxa"/>
          </w:tcPr>
          <w:p w:rsidR="00DD2166" w:rsidRPr="009E3B61" w:rsidRDefault="00220BA2" w:rsidP="00BB4AB8">
            <w:pPr>
              <w:rPr>
                <w:rFonts w:ascii="Courier" w:hAnsi="Courier"/>
                <w:lang w:val="en-GB"/>
              </w:rPr>
            </w:pPr>
            <w:r w:rsidRPr="009E3B61">
              <w:rPr>
                <w:rFonts w:ascii="Courier" w:hAnsi="Courier"/>
                <w:lang w:val="en-GB"/>
              </w:rPr>
              <w:t>o</w:t>
            </w:r>
            <w:r w:rsidR="00DD2166" w:rsidRPr="009E3B61">
              <w:rPr>
                <w:rFonts w:ascii="Courier" w:hAnsi="Courier"/>
                <w:lang w:val="en-GB"/>
              </w:rPr>
              <w:t>utliers</w:t>
            </w:r>
          </w:p>
        </w:tc>
        <w:tc>
          <w:tcPr>
            <w:tcW w:w="6906" w:type="dxa"/>
          </w:tcPr>
          <w:p w:rsidR="00DD2166" w:rsidRPr="009E3B61" w:rsidRDefault="00DD2166" w:rsidP="00AF04C8">
            <w:pPr>
              <w:rPr>
                <w:lang w:val="en-GB"/>
              </w:rPr>
            </w:pPr>
            <w:r w:rsidRPr="009E3B61">
              <w:rPr>
                <w:lang w:val="en-GB"/>
              </w:rPr>
              <w:t>Outlier tests and removal.</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ignal</w:t>
            </w:r>
          </w:p>
        </w:tc>
        <w:tc>
          <w:tcPr>
            <w:tcW w:w="6906" w:type="dxa"/>
          </w:tcPr>
          <w:p w:rsidR="00DD2166" w:rsidRPr="009E3B61" w:rsidRDefault="00DD2166" w:rsidP="00AF04C8">
            <w:pPr>
              <w:rPr>
                <w:lang w:val="en-GB"/>
              </w:rPr>
            </w:pPr>
            <w:r w:rsidRPr="009E3B61">
              <w:rPr>
                <w:lang w:val="en-GB"/>
              </w:rPr>
              <w:t>Signal processing routines (e.g. filters).</w:t>
            </w:r>
          </w:p>
        </w:tc>
      </w:tr>
      <w:tr w:rsidR="00DD2166" w:rsidRPr="009E3B61" w:rsidTr="00F366EB">
        <w:trPr>
          <w:jc w:val="center"/>
        </w:trPr>
        <w:tc>
          <w:tcPr>
            <w:tcW w:w="1696" w:type="dxa"/>
          </w:tcPr>
          <w:p w:rsidR="00DD2166" w:rsidRPr="009E3B61" w:rsidRDefault="00960F6E" w:rsidP="00BB4AB8">
            <w:pPr>
              <w:rPr>
                <w:rFonts w:ascii="Courier" w:hAnsi="Courier"/>
                <w:lang w:val="en-GB"/>
              </w:rPr>
            </w:pPr>
            <w:r w:rsidRPr="009E3B61">
              <w:rPr>
                <w:rFonts w:ascii="Courier" w:hAnsi="Courier"/>
                <w:lang w:val="en-GB"/>
              </w:rPr>
              <w:t>s</w:t>
            </w:r>
            <w:r w:rsidR="00DD2166" w:rsidRPr="009E3B61">
              <w:rPr>
                <w:rFonts w:ascii="Courier" w:hAnsi="Courier"/>
                <w:lang w:val="en-GB"/>
              </w:rPr>
              <w:t>tatistics</w:t>
            </w:r>
          </w:p>
        </w:tc>
        <w:tc>
          <w:tcPr>
            <w:tcW w:w="6906" w:type="dxa"/>
          </w:tcPr>
          <w:p w:rsidR="00DD2166" w:rsidRPr="009E3B61" w:rsidRDefault="00DD2166" w:rsidP="00AF04C8">
            <w:pPr>
              <w:rPr>
                <w:lang w:val="en-GB"/>
              </w:rPr>
            </w:pPr>
            <w:r w:rsidRPr="009E3B61">
              <w:rPr>
                <w:lang w:val="en-GB"/>
              </w:rPr>
              <w:t>Additional statistical functions.</w:t>
            </w:r>
          </w:p>
        </w:tc>
      </w:tr>
      <w:tr w:rsidR="00AF04C8" w:rsidRPr="009E3B61" w:rsidTr="00F366EB">
        <w:trPr>
          <w:jc w:val="center"/>
        </w:trPr>
        <w:tc>
          <w:tcPr>
            <w:tcW w:w="1696" w:type="dxa"/>
          </w:tcPr>
          <w:p w:rsidR="00AF04C8" w:rsidRPr="009E3B61" w:rsidRDefault="00D0187E" w:rsidP="00BB4AB8">
            <w:pPr>
              <w:rPr>
                <w:rFonts w:ascii="Courier" w:hAnsi="Courier"/>
                <w:lang w:val="en-GB"/>
              </w:rPr>
            </w:pPr>
            <w:r w:rsidRPr="009E3B61">
              <w:rPr>
                <w:rFonts w:ascii="Courier" w:hAnsi="Courier"/>
                <w:lang w:val="en-GB"/>
              </w:rPr>
              <w:t>m</w:t>
            </w:r>
            <w:r w:rsidR="00AF04C8" w:rsidRPr="009E3B61">
              <w:rPr>
                <w:rFonts w:ascii="Courier" w:hAnsi="Courier"/>
                <w:lang w:val="en-GB"/>
              </w:rPr>
              <w:t>ulticore</w:t>
            </w:r>
          </w:p>
        </w:tc>
        <w:tc>
          <w:tcPr>
            <w:tcW w:w="6906" w:type="dxa"/>
          </w:tcPr>
          <w:p w:rsidR="00AF04C8" w:rsidRPr="009E3B61" w:rsidRDefault="00AF04C8" w:rsidP="00AF04C8">
            <w:pPr>
              <w:rPr>
                <w:lang w:val="en-GB"/>
              </w:rPr>
            </w:pPr>
            <w:r w:rsidRPr="009E3B61">
              <w:rPr>
                <w:lang w:val="en-GB"/>
              </w:rPr>
              <w:t>Multicore calculations.</w:t>
            </w:r>
          </w:p>
        </w:tc>
      </w:tr>
      <w:tr w:rsidR="00AF04C8" w:rsidRPr="009E3B61" w:rsidTr="00F366EB">
        <w:trPr>
          <w:jc w:val="center"/>
        </w:trPr>
        <w:tc>
          <w:tcPr>
            <w:tcW w:w="1696" w:type="dxa"/>
          </w:tcPr>
          <w:p w:rsidR="00AF04C8" w:rsidRPr="009E3B61" w:rsidRDefault="00586431" w:rsidP="00BB4AB8">
            <w:pPr>
              <w:rPr>
                <w:rFonts w:ascii="Courier" w:hAnsi="Courier"/>
                <w:lang w:val="en-GB"/>
              </w:rPr>
            </w:pPr>
            <w:proofErr w:type="spellStart"/>
            <w:r w:rsidRPr="009E3B61">
              <w:rPr>
                <w:rFonts w:ascii="Courier" w:hAnsi="Courier"/>
                <w:lang w:val="en-GB"/>
              </w:rPr>
              <w:t>g</w:t>
            </w:r>
            <w:r w:rsidR="00AF04C8" w:rsidRPr="009E3B61">
              <w:rPr>
                <w:rFonts w:ascii="Courier" w:hAnsi="Courier"/>
                <w:lang w:val="en-GB"/>
              </w:rPr>
              <w:t>olpi</w:t>
            </w:r>
            <w:proofErr w:type="spellEnd"/>
          </w:p>
        </w:tc>
        <w:tc>
          <w:tcPr>
            <w:tcW w:w="6906" w:type="dxa"/>
          </w:tcPr>
          <w:p w:rsidR="00AF04C8" w:rsidRPr="009E3B61" w:rsidRDefault="00AF04C8">
            <w:pPr>
              <w:rPr>
                <w:lang w:val="en-GB"/>
              </w:rPr>
            </w:pPr>
            <w:r w:rsidRPr="009E3B61">
              <w:rPr>
                <w:lang w:val="en-GB"/>
              </w:rPr>
              <w:t xml:space="preserve">More effective data exchange between </w:t>
            </w:r>
            <w:proofErr w:type="spellStart"/>
            <w:r w:rsidRPr="009E3B61">
              <w:rPr>
                <w:lang w:val="en-GB"/>
              </w:rPr>
              <w:t>LabVIEW</w:t>
            </w:r>
            <w:proofErr w:type="spellEnd"/>
            <w:r w:rsidRPr="009E3B61">
              <w:rPr>
                <w:lang w:val="en-GB"/>
              </w:rPr>
              <w:t xml:space="preserve"> and GNU Octave.</w:t>
            </w:r>
          </w:p>
        </w:tc>
      </w:tr>
    </w:tbl>
    <w:p w:rsidR="00AF04C8" w:rsidRPr="009E3B61" w:rsidRDefault="00AF04C8" w:rsidP="00F366EB">
      <w:pPr>
        <w:rPr>
          <w:lang w:val="en-GB"/>
        </w:rPr>
      </w:pPr>
    </w:p>
    <w:p w:rsidR="00E51B2B" w:rsidRPr="009E3B61" w:rsidRDefault="00AF04C8" w:rsidP="00F366EB">
      <w:pPr>
        <w:rPr>
          <w:lang w:val="en-GB"/>
        </w:rPr>
      </w:pPr>
      <w:r w:rsidRPr="009E3B61">
        <w:rPr>
          <w:lang w:val="en-GB"/>
        </w:rPr>
        <w:t>Package “multicore” is not necessary, however it can be used to significantly speedup Monte Carlo uncertainty evaluation of some of the algorithms. Package “</w:t>
      </w:r>
      <w:proofErr w:type="spellStart"/>
      <w:r w:rsidRPr="009E3B61">
        <w:rPr>
          <w:lang w:val="en-GB"/>
        </w:rPr>
        <w:t>golpi</w:t>
      </w:r>
      <w:proofErr w:type="spellEnd"/>
      <w:r w:rsidRPr="009E3B61">
        <w:rPr>
          <w:lang w:val="en-GB"/>
        </w:rPr>
        <w:t xml:space="preserve">” is designed to speed up the data interchange between GNU Octave and </w:t>
      </w:r>
      <w:proofErr w:type="spellStart"/>
      <w:r w:rsidRPr="009E3B61">
        <w:rPr>
          <w:lang w:val="en-GB"/>
        </w:rPr>
        <w:t>LabVIEW</w:t>
      </w:r>
      <w:proofErr w:type="spellEnd"/>
      <w:r w:rsidRPr="009E3B61">
        <w:rPr>
          <w:lang w:val="en-GB"/>
        </w:rPr>
        <w:t xml:space="preserve"> GOLPI library </w:t>
      </w:r>
      <w:r w:rsidRPr="009E3B61">
        <w:rPr>
          <w:lang w:val="en-GB"/>
        </w:rPr>
        <w:fldChar w:fldCharType="begin"/>
      </w:r>
      <w:r w:rsidRPr="009E3B61">
        <w:rPr>
          <w:lang w:val="en-GB"/>
        </w:rPr>
        <w:instrText xml:space="preserve"> REF _Ref528068064 \r \h </w:instrText>
      </w:r>
      <w:r w:rsidRPr="009E3B61">
        <w:rPr>
          <w:lang w:val="en-GB"/>
        </w:rPr>
      </w:r>
      <w:r w:rsidRPr="009E3B61">
        <w:rPr>
          <w:lang w:val="en-GB"/>
        </w:rPr>
        <w:fldChar w:fldCharType="separate"/>
      </w:r>
      <w:r w:rsidR="00A56CE1">
        <w:rPr>
          <w:lang w:val="en-GB"/>
        </w:rPr>
        <w:t>[7]</w:t>
      </w:r>
      <w:r w:rsidRPr="009E3B61">
        <w:rPr>
          <w:lang w:val="en-GB"/>
        </w:rPr>
        <w:fldChar w:fldCharType="end"/>
      </w:r>
      <w:r w:rsidRPr="009E3B61">
        <w:rPr>
          <w:lang w:val="en-GB"/>
        </w:rPr>
        <w:t>. Note the GOLPI library should offer automatic installation of the “</w:t>
      </w:r>
      <w:proofErr w:type="spellStart"/>
      <w:r w:rsidRPr="009E3B61">
        <w:rPr>
          <w:lang w:val="en-GB"/>
        </w:rPr>
        <w:t>golpi</w:t>
      </w:r>
      <w:proofErr w:type="spellEnd"/>
      <w:r w:rsidRPr="009E3B61">
        <w:rPr>
          <w:lang w:val="en-GB"/>
        </w:rPr>
        <w:t>” package to the user when the mode of communication is selected (see below).</w:t>
      </w:r>
    </w:p>
    <w:p w:rsidR="00AF04C8" w:rsidRPr="009E3B61" w:rsidRDefault="00AF04C8" w:rsidP="003B6FD5">
      <w:pPr>
        <w:pStyle w:val="Nadpis4"/>
      </w:pPr>
      <w:bookmarkStart w:id="19" w:name="_Toc6233701"/>
      <w:r w:rsidRPr="009E3B61">
        <w:t xml:space="preserve">Installing </w:t>
      </w:r>
      <w:proofErr w:type="spellStart"/>
      <w:r w:rsidR="0025727B" w:rsidRPr="009E3B61">
        <w:t>Matlab</w:t>
      </w:r>
      <w:bookmarkEnd w:id="19"/>
      <w:proofErr w:type="spellEnd"/>
    </w:p>
    <w:p w:rsidR="00410EC0" w:rsidRDefault="0025727B" w:rsidP="00F366EB">
      <w:pPr>
        <w:rPr>
          <w:lang w:val="en-GB"/>
        </w:rPr>
      </w:pPr>
      <w:proofErr w:type="spellStart"/>
      <w:r w:rsidRPr="009E3B61">
        <w:rPr>
          <w:lang w:val="en-GB"/>
        </w:rPr>
        <w:t>Matlab</w:t>
      </w:r>
      <w:proofErr w:type="spellEnd"/>
      <w:r w:rsidRPr="009E3B61">
        <w:rPr>
          <w:lang w:val="en-GB"/>
        </w:rPr>
        <w:t xml:space="preserve"> </w:t>
      </w:r>
      <w:r w:rsidR="00F809DA" w:rsidRPr="009E3B61">
        <w:rPr>
          <w:lang w:val="en-GB"/>
        </w:rPr>
        <w:fldChar w:fldCharType="begin"/>
      </w:r>
      <w:r w:rsidR="00F809DA" w:rsidRPr="009E3B61">
        <w:rPr>
          <w:lang w:val="en-GB"/>
        </w:rPr>
        <w:instrText xml:space="preserve"> REF _Ref528748497 \r \h </w:instrText>
      </w:r>
      <w:r w:rsidR="00F809DA" w:rsidRPr="009E3B61">
        <w:rPr>
          <w:lang w:val="en-GB"/>
        </w:rPr>
      </w:r>
      <w:r w:rsidR="00F809DA" w:rsidRPr="009E3B61">
        <w:rPr>
          <w:lang w:val="en-GB"/>
        </w:rPr>
        <w:fldChar w:fldCharType="separate"/>
      </w:r>
      <w:r w:rsidR="00A56CE1">
        <w:rPr>
          <w:lang w:val="en-GB"/>
        </w:rPr>
        <w:t>[3]</w:t>
      </w:r>
      <w:r w:rsidR="00F809DA" w:rsidRPr="009E3B61">
        <w:rPr>
          <w:lang w:val="en-GB"/>
        </w:rPr>
        <w:fldChar w:fldCharType="end"/>
      </w:r>
      <w:r w:rsidRPr="009E3B61">
        <w:rPr>
          <w:lang w:val="en-GB"/>
        </w:rPr>
        <w:t xml:space="preserve"> is alternative processing environment for the </w:t>
      </w:r>
      <w:proofErr w:type="gramStart"/>
      <w:r w:rsidRPr="009E3B61">
        <w:rPr>
          <w:lang w:val="en-GB"/>
        </w:rPr>
        <w:t>TWM,</w:t>
      </w:r>
      <w:proofErr w:type="gramEnd"/>
      <w:r w:rsidRPr="009E3B61">
        <w:rPr>
          <w:lang w:val="en-GB"/>
        </w:rPr>
        <w:t xml:space="preserve"> however it should be 100% compatible. </w:t>
      </w:r>
      <w:r w:rsidR="00220BA2" w:rsidRPr="009E3B61">
        <w:rPr>
          <w:lang w:val="en-GB"/>
        </w:rPr>
        <w:t xml:space="preserve">TWM was tested with versions 2008b and later. </w:t>
      </w:r>
      <w:r w:rsidRPr="009E3B61">
        <w:rPr>
          <w:lang w:val="en-GB"/>
        </w:rPr>
        <w:t xml:space="preserve">Typical </w:t>
      </w:r>
      <w:proofErr w:type="spellStart"/>
      <w:r w:rsidRPr="009E3B61">
        <w:rPr>
          <w:lang w:val="en-GB"/>
        </w:rPr>
        <w:t>Matlab</w:t>
      </w:r>
      <w:proofErr w:type="spellEnd"/>
      <w:r w:rsidRPr="009E3B61">
        <w:rPr>
          <w:lang w:val="en-GB"/>
        </w:rPr>
        <w:t xml:space="preserve"> installation should contain all required packages and they are loaded automatically, so no additional actions after installation should be required.</w:t>
      </w:r>
    </w:p>
    <w:p w:rsidR="00284EE8" w:rsidRDefault="00284EE8" w:rsidP="003B6FD5">
      <w:pPr>
        <w:pStyle w:val="Nadpis3"/>
      </w:pPr>
      <w:bookmarkStart w:id="20" w:name="_Toc6233702"/>
      <w:r>
        <w:lastRenderedPageBreak/>
        <w:t>Before starting TWM – Set decimal separator</w:t>
      </w:r>
      <w:bookmarkEnd w:id="20"/>
    </w:p>
    <w:p w:rsidR="00284EE8" w:rsidRPr="009E3B61" w:rsidRDefault="00284EE8" w:rsidP="00F366EB">
      <w:pPr>
        <w:rPr>
          <w:lang w:val="en-GB"/>
        </w:rPr>
      </w:pPr>
      <w:r>
        <w:rPr>
          <w:lang w:val="en-GB"/>
        </w:rPr>
        <w:t>TWM internally uses GNU </w:t>
      </w:r>
      <w:proofErr w:type="spellStart"/>
      <w:r>
        <w:rPr>
          <w:lang w:val="en-GB"/>
        </w:rPr>
        <w:t>Ocatve</w:t>
      </w:r>
      <w:proofErr w:type="spellEnd"/>
      <w:r>
        <w:rPr>
          <w:lang w:val="en-GB"/>
        </w:rPr>
        <w:t xml:space="preserve"> or </w:t>
      </w:r>
      <w:proofErr w:type="spellStart"/>
      <w:r>
        <w:rPr>
          <w:lang w:val="en-GB"/>
        </w:rPr>
        <w:t>Matlab</w:t>
      </w:r>
      <w:proofErr w:type="spellEnd"/>
      <w:r>
        <w:rPr>
          <w:lang w:val="en-GB"/>
        </w:rPr>
        <w:t xml:space="preserve"> for processing and result formatting. </w:t>
      </w:r>
      <w:proofErr w:type="spellStart"/>
      <w:r>
        <w:rPr>
          <w:lang w:val="en-GB"/>
        </w:rPr>
        <w:t>LabVIEW</w:t>
      </w:r>
      <w:proofErr w:type="spellEnd"/>
      <w:r>
        <w:rPr>
          <w:lang w:val="en-GB"/>
        </w:rPr>
        <w:t xml:space="preserve"> can switch decimal separator to either dot or comma, whereas Octave or </w:t>
      </w:r>
      <w:proofErr w:type="spellStart"/>
      <w:r>
        <w:rPr>
          <w:lang w:val="en-GB"/>
        </w:rPr>
        <w:t>Matlab</w:t>
      </w:r>
      <w:proofErr w:type="spellEnd"/>
      <w:r>
        <w:rPr>
          <w:lang w:val="en-GB"/>
        </w:rPr>
        <w:t xml:space="preserve"> cannot. This may result in problems when trying to display or copy results when decimal separator is set to comma. Although some changes in TWM were made to prevent these problems, it may still fail in some case, so only safe solutions is to </w:t>
      </w:r>
      <w:r w:rsidRPr="00284EE8">
        <w:rPr>
          <w:b/>
          <w:color w:val="FF0000"/>
          <w:lang w:val="en-GB"/>
        </w:rPr>
        <w:t>change Windows setup to decimal dot</w:t>
      </w:r>
      <w:r>
        <w:rPr>
          <w:lang w:val="en-GB"/>
        </w:rPr>
        <w:t xml:space="preserve"> (</w:t>
      </w:r>
      <w:r w:rsidRPr="00284EE8">
        <w:rPr>
          <w:lang w:val="en-GB"/>
        </w:rPr>
        <w:t>Windows Control Panel | Region and Language | Formats | Additional settings</w:t>
      </w:r>
      <w:r>
        <w:rPr>
          <w:lang w:val="en-GB"/>
        </w:rPr>
        <w:t xml:space="preserve">). </w:t>
      </w:r>
    </w:p>
    <w:p w:rsidR="00220BA2" w:rsidRPr="00284EE8" w:rsidRDefault="00220BA2" w:rsidP="003B6FD5">
      <w:pPr>
        <w:pStyle w:val="Nadpis3"/>
      </w:pPr>
      <w:bookmarkStart w:id="21" w:name="_Toc6233703"/>
      <w:proofErr w:type="spellStart"/>
      <w:r w:rsidRPr="00284EE8">
        <w:t>Startup</w:t>
      </w:r>
      <w:bookmarkEnd w:id="21"/>
      <w:proofErr w:type="spellEnd"/>
    </w:p>
    <w:p w:rsidR="00220BA2" w:rsidRPr="009E3B61" w:rsidRDefault="00220BA2" w:rsidP="00F366EB">
      <w:pPr>
        <w:rPr>
          <w:lang w:val="en-GB"/>
        </w:rPr>
      </w:pPr>
      <w:r w:rsidRPr="009E3B61">
        <w:rPr>
          <w:lang w:val="en-GB"/>
        </w:rPr>
        <w:t xml:space="preserve">When all required components are installed, the TWM can be started by its executable “TWM.exe”. When no component is missing, the front panel should appear with no error messages. If some driver is missing, </w:t>
      </w:r>
      <w:proofErr w:type="spellStart"/>
      <w:r w:rsidRPr="009E3B61">
        <w:rPr>
          <w:lang w:val="en-GB"/>
        </w:rPr>
        <w:t>LabVIEW</w:t>
      </w:r>
      <w:proofErr w:type="spellEnd"/>
      <w:r w:rsidRPr="009E3B61">
        <w:rPr>
          <w:lang w:val="en-GB"/>
        </w:rPr>
        <w:t xml:space="preserve"> will throw an error with explanation which component cannot be located. Typical missing components are “niScope.dll”, “niTclk.dll” (part of </w:t>
      </w:r>
      <w:r w:rsidR="00F366EB" w:rsidRPr="009E3B61">
        <w:rPr>
          <w:lang w:val="en-GB"/>
        </w:rPr>
        <w:t>“</w:t>
      </w:r>
      <w:proofErr w:type="spellStart"/>
      <w:r w:rsidRPr="009E3B61">
        <w:rPr>
          <w:lang w:val="en-GB"/>
        </w:rPr>
        <w:t>niScope</w:t>
      </w:r>
      <w:proofErr w:type="spellEnd"/>
      <w:r w:rsidR="00F366EB" w:rsidRPr="009E3B61">
        <w:rPr>
          <w:lang w:val="en-GB"/>
        </w:rPr>
        <w:t>”</w:t>
      </w:r>
      <w:r w:rsidR="00226E97" w:rsidRPr="009E3B61">
        <w:rPr>
          <w:lang w:val="en-GB"/>
        </w:rPr>
        <w:t xml:space="preserve"> drivers</w:t>
      </w:r>
      <w:r w:rsidRPr="009E3B61">
        <w:rPr>
          <w:lang w:val="en-GB"/>
        </w:rPr>
        <w:t>)</w:t>
      </w:r>
      <w:r w:rsidR="00586431" w:rsidRPr="009E3B61">
        <w:rPr>
          <w:lang w:val="en-GB"/>
        </w:rPr>
        <w:t xml:space="preserve"> or VISA drivers</w:t>
      </w:r>
      <w:r w:rsidRPr="009E3B61">
        <w:rPr>
          <w:lang w:val="en-GB"/>
        </w:rPr>
        <w:t>.</w:t>
      </w:r>
      <w:r w:rsidR="005B58D3" w:rsidRPr="009E3B61">
        <w:rPr>
          <w:lang w:val="en-GB"/>
        </w:rPr>
        <w:t xml:space="preserve"> If TWM requests the libraries, follow the installation guidance in section </w:t>
      </w:r>
      <w:r w:rsidR="005B58D3" w:rsidRPr="009E3B61">
        <w:rPr>
          <w:lang w:val="en-GB"/>
        </w:rPr>
        <w:fldChar w:fldCharType="begin"/>
      </w:r>
      <w:r w:rsidR="005B58D3" w:rsidRPr="009E3B61">
        <w:rPr>
          <w:lang w:val="en-GB"/>
        </w:rPr>
        <w:instrText xml:space="preserve"> REF _Ref528071178 \r \h </w:instrText>
      </w:r>
      <w:r w:rsidR="005B58D3" w:rsidRPr="009E3B61">
        <w:rPr>
          <w:lang w:val="en-GB"/>
        </w:rPr>
      </w:r>
      <w:r w:rsidR="005B58D3" w:rsidRPr="009E3B61">
        <w:rPr>
          <w:lang w:val="en-GB"/>
        </w:rPr>
        <w:fldChar w:fldCharType="separate"/>
      </w:r>
      <w:r w:rsidR="00A56CE1">
        <w:rPr>
          <w:lang w:val="en-GB"/>
        </w:rPr>
        <w:t>A.1.1</w:t>
      </w:r>
      <w:r w:rsidR="005B58D3" w:rsidRPr="009E3B61">
        <w:rPr>
          <w:lang w:val="en-GB"/>
        </w:rPr>
        <w:fldChar w:fldCharType="end"/>
      </w:r>
      <w:r w:rsidR="005B58D3" w:rsidRPr="009E3B61">
        <w:rPr>
          <w:lang w:val="en-GB"/>
        </w:rPr>
        <w:t>. TWM requires no other configurations prior starting the application itself.</w:t>
      </w:r>
      <w:r w:rsidR="00421945">
        <w:rPr>
          <w:lang w:val="en-GB"/>
        </w:rPr>
        <w:t xml:space="preserve"> In some cases TWM may start, but </w:t>
      </w:r>
      <w:r w:rsidR="00421945" w:rsidRPr="00421945">
        <w:rPr>
          <w:rStyle w:val="guielementChar"/>
        </w:rPr>
        <w:t>error</w:t>
      </w:r>
      <w:r w:rsidR="00421945">
        <w:rPr>
          <w:lang w:val="en-GB"/>
        </w:rPr>
        <w:t xml:space="preserve"> field will contain an error for a first start. This may be caused by residue of setting from a build computer. The problem should stop once the TWM is restarted.</w:t>
      </w:r>
    </w:p>
    <w:p w:rsidR="005B58D3" w:rsidRPr="009E3B61" w:rsidRDefault="005B58D3" w:rsidP="003B6FD5">
      <w:pPr>
        <w:pStyle w:val="Nadpis3"/>
      </w:pPr>
      <w:bookmarkStart w:id="22" w:name="_Toc6233704"/>
      <w:r w:rsidRPr="009E3B61">
        <w:t>User guide</w:t>
      </w:r>
      <w:bookmarkEnd w:id="22"/>
    </w:p>
    <w:p w:rsidR="005B58D3" w:rsidRPr="009E3B61" w:rsidRDefault="005B58D3" w:rsidP="00F366EB">
      <w:pPr>
        <w:rPr>
          <w:lang w:val="en-GB"/>
        </w:rPr>
      </w:pPr>
      <w:r w:rsidRPr="009E3B61">
        <w:rPr>
          <w:lang w:val="en-GB"/>
        </w:rPr>
        <w:t xml:space="preserve">Main panel of TWM is shown in </w:t>
      </w:r>
      <w:r w:rsidRPr="009E3B61">
        <w:rPr>
          <w:lang w:val="en-GB"/>
        </w:rPr>
        <w:fldChar w:fldCharType="begin"/>
      </w:r>
      <w:r w:rsidRPr="009E3B61">
        <w:rPr>
          <w:lang w:val="en-GB"/>
        </w:rPr>
        <w:instrText xml:space="preserve"> REF _Ref528071418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3</w:t>
      </w:r>
      <w:r w:rsidRPr="009E3B61">
        <w:rPr>
          <w:lang w:val="en-GB"/>
        </w:rPr>
        <w:fldChar w:fldCharType="end"/>
      </w:r>
      <w:r w:rsidRPr="009E3B61">
        <w:rPr>
          <w:lang w:val="en-GB"/>
        </w:rPr>
        <w:t xml:space="preserve">. All subpanels </w:t>
      </w:r>
      <w:r w:rsidR="00016199" w:rsidRPr="009E3B61">
        <w:rPr>
          <w:lang w:val="en-GB"/>
        </w:rPr>
        <w:t xml:space="preserve">with particular configurations </w:t>
      </w:r>
      <w:r w:rsidRPr="009E3B61">
        <w:rPr>
          <w:lang w:val="en-GB"/>
        </w:rPr>
        <w:t xml:space="preserve">can be invoked from the main panel. </w:t>
      </w:r>
      <w:r w:rsidR="00016199" w:rsidRPr="009E3B61">
        <w:rPr>
          <w:rStyle w:val="guielementChar"/>
          <w:lang w:val="en-GB"/>
        </w:rPr>
        <w:t>Error</w:t>
      </w:r>
      <w:r w:rsidR="00016199" w:rsidRPr="009E3B61">
        <w:rPr>
          <w:lang w:val="en-GB"/>
        </w:rPr>
        <w:t xml:space="preserve"> indicator at the bottom will show eventual error message of the TWM. User must configure the system before any measurement can be taken. This is done by buttons </w:t>
      </w:r>
      <w:r w:rsidR="00016199" w:rsidRPr="009E3B61">
        <w:rPr>
          <w:rStyle w:val="guielementChar"/>
          <w:lang w:val="en-GB"/>
        </w:rPr>
        <w:t>Digitizer</w:t>
      </w:r>
      <w:r w:rsidR="00016199" w:rsidRPr="009E3B61">
        <w:rPr>
          <w:lang w:val="en-GB"/>
        </w:rPr>
        <w:t xml:space="preserve"> for digitizer selection and configuration, button </w:t>
      </w:r>
      <w:r w:rsidR="00016199" w:rsidRPr="009E3B61">
        <w:rPr>
          <w:rStyle w:val="guielementChar"/>
          <w:lang w:val="en-GB"/>
        </w:rPr>
        <w:t>Octave/</w:t>
      </w:r>
      <w:proofErr w:type="spellStart"/>
      <w:r w:rsidR="00016199" w:rsidRPr="009E3B61">
        <w:rPr>
          <w:rStyle w:val="guielementChar"/>
          <w:lang w:val="en-GB"/>
        </w:rPr>
        <w:t>Matlab</w:t>
      </w:r>
      <w:proofErr w:type="spellEnd"/>
      <w:r w:rsidR="00016199" w:rsidRPr="009E3B61">
        <w:rPr>
          <w:lang w:val="en-GB"/>
        </w:rPr>
        <w:t xml:space="preserve"> for processing environment selection and button </w:t>
      </w:r>
      <w:r w:rsidR="00016199" w:rsidRPr="009E3B61">
        <w:rPr>
          <w:rStyle w:val="guielementChar"/>
          <w:lang w:val="en-GB"/>
        </w:rPr>
        <w:t>HW corrections</w:t>
      </w:r>
      <w:r w:rsidR="00016199" w:rsidRPr="009E3B61">
        <w:rPr>
          <w:lang w:val="en-GB"/>
        </w:rPr>
        <w:t xml:space="preserve"> for selection of the transducer and digitizer connection and correction files.</w:t>
      </w:r>
    </w:p>
    <w:p w:rsidR="005B58D3" w:rsidRPr="009E3B61" w:rsidRDefault="00DA4AAB" w:rsidP="00BB4AB8">
      <w:pPr>
        <w:rPr>
          <w:lang w:val="en-GB"/>
        </w:rPr>
      </w:pPr>
      <w:r w:rsidRPr="009E3B61">
        <w:rPr>
          <w:noProof/>
          <w:lang w:val="cs-CZ" w:eastAsia="cs-CZ"/>
        </w:rPr>
        <w:lastRenderedPageBreak/>
        <w:drawing>
          <wp:inline distT="0" distB="0" distL="0" distR="0" wp14:anchorId="39CF8443" wp14:editId="6911DF72">
            <wp:extent cx="5760720" cy="5064760"/>
            <wp:effectExtent l="0" t="0" r="0" b="254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064760"/>
                    </a:xfrm>
                    <a:prstGeom prst="rect">
                      <a:avLst/>
                    </a:prstGeom>
                  </pic:spPr>
                </pic:pic>
              </a:graphicData>
            </a:graphic>
          </wp:inline>
        </w:drawing>
      </w:r>
    </w:p>
    <w:p w:rsidR="005B58D3" w:rsidRPr="009E3B61" w:rsidRDefault="005B58D3" w:rsidP="00F366EB">
      <w:pPr>
        <w:pStyle w:val="Titulek"/>
      </w:pPr>
      <w:bookmarkStart w:id="23" w:name="_Ref533078674"/>
      <w:bookmarkStart w:id="24" w:name="_Ref528250771"/>
      <w:bookmarkStart w:id="25" w:name="_Ref528071418"/>
      <w:bookmarkStart w:id="26" w:name="_Toc6233745"/>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3</w:t>
      </w:r>
      <w:r w:rsidR="00A56CE1">
        <w:fldChar w:fldCharType="end"/>
      </w:r>
      <w:bookmarkEnd w:id="23"/>
      <w:bookmarkEnd w:id="24"/>
      <w:bookmarkEnd w:id="25"/>
      <w:r w:rsidRPr="009E3B61">
        <w:t>: Front panel of TWM.</w:t>
      </w:r>
      <w:bookmarkEnd w:id="26"/>
    </w:p>
    <w:p w:rsidR="005959E1" w:rsidRPr="009E3B61" w:rsidRDefault="005959E1" w:rsidP="003B6FD5">
      <w:pPr>
        <w:pStyle w:val="Nadpis4"/>
      </w:pPr>
      <w:bookmarkStart w:id="27" w:name="_Ref5266854"/>
      <w:bookmarkStart w:id="28" w:name="_Toc6233705"/>
      <w:r w:rsidRPr="009E3B61">
        <w:t>Configuring the processing environment</w:t>
      </w:r>
      <w:bookmarkEnd w:id="27"/>
      <w:bookmarkEnd w:id="28"/>
    </w:p>
    <w:p w:rsidR="00226E97" w:rsidRPr="009E3B61" w:rsidRDefault="005959E1" w:rsidP="005959E1">
      <w:pPr>
        <w:rPr>
          <w:lang w:val="en-GB"/>
        </w:rPr>
      </w:pPr>
      <w:r w:rsidRPr="009E3B61">
        <w:rPr>
          <w:lang w:val="en-GB"/>
        </w:rPr>
        <w:t xml:space="preserve">First step before any processing can be done is to setup </w:t>
      </w:r>
      <w:r w:rsidR="00226E97" w:rsidRPr="009E3B61">
        <w:rPr>
          <w:lang w:val="en-GB"/>
        </w:rPr>
        <w:t xml:space="preserve">the </w:t>
      </w:r>
      <w:r w:rsidRPr="009E3B61">
        <w:rPr>
          <w:lang w:val="en-GB"/>
        </w:rPr>
        <w:t xml:space="preserve">processing </w:t>
      </w:r>
      <w:r w:rsidR="00226E97" w:rsidRPr="009E3B61">
        <w:rPr>
          <w:lang w:val="en-GB"/>
        </w:rPr>
        <w:t>environment</w:t>
      </w:r>
      <w:r w:rsidRPr="009E3B61">
        <w:rPr>
          <w:lang w:val="en-GB"/>
        </w:rPr>
        <w:t xml:space="preserve">, i.e. </w:t>
      </w:r>
      <w:proofErr w:type="spellStart"/>
      <w:r w:rsidRPr="009E3B61">
        <w:rPr>
          <w:lang w:val="en-GB"/>
        </w:rPr>
        <w:t>Matlab</w:t>
      </w:r>
      <w:proofErr w:type="spellEnd"/>
      <w:r w:rsidRPr="009E3B61">
        <w:rPr>
          <w:lang w:val="en-GB"/>
        </w:rPr>
        <w:t xml:space="preserve"> or GNU Octave by pressing button </w:t>
      </w:r>
      <w:r w:rsidRPr="009E3B61">
        <w:rPr>
          <w:rStyle w:val="guielementChar"/>
          <w:lang w:val="en-GB"/>
        </w:rPr>
        <w:t>Octave/</w:t>
      </w:r>
      <w:proofErr w:type="spellStart"/>
      <w:r w:rsidRPr="009E3B61">
        <w:rPr>
          <w:rStyle w:val="guielementChar"/>
          <w:lang w:val="en-GB"/>
        </w:rPr>
        <w:t>Matlab</w:t>
      </w:r>
      <w:proofErr w:type="spellEnd"/>
      <w:r w:rsidRPr="009E3B61">
        <w:rPr>
          <w:lang w:val="en-GB"/>
        </w:rPr>
        <w:t xml:space="preserve"> on the front panel. This will invoke panel shown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4</w:t>
      </w:r>
      <w:r w:rsidRPr="009E3B61">
        <w:rPr>
          <w:lang w:val="en-GB"/>
        </w:rPr>
        <w:fldChar w:fldCharType="end"/>
      </w:r>
      <w:r w:rsidRPr="009E3B61">
        <w:rPr>
          <w:lang w:val="en-GB"/>
        </w:rPr>
        <w:t xml:space="preserve">. The main option </w:t>
      </w:r>
      <w:r w:rsidR="00226E97" w:rsidRPr="009E3B61">
        <w:rPr>
          <w:lang w:val="en-GB"/>
        </w:rPr>
        <w:t>is</w:t>
      </w:r>
      <w:r w:rsidRPr="009E3B61">
        <w:rPr>
          <w:lang w:val="en-GB"/>
        </w:rPr>
        <w:t xml:space="preserve"> checkbox </w:t>
      </w:r>
      <w:r w:rsidRPr="009E3B61">
        <w:rPr>
          <w:rStyle w:val="guielementChar"/>
          <w:lang w:val="en-GB"/>
        </w:rPr>
        <w:t xml:space="preserve">Enable </w:t>
      </w:r>
      <w:proofErr w:type="spellStart"/>
      <w:r w:rsidRPr="009E3B61">
        <w:rPr>
          <w:rStyle w:val="guielementChar"/>
          <w:lang w:val="en-GB"/>
        </w:rPr>
        <w:t>Matlab</w:t>
      </w:r>
      <w:proofErr w:type="spellEnd"/>
      <w:r w:rsidRPr="009E3B61">
        <w:rPr>
          <w:rStyle w:val="guielementChar"/>
          <w:lang w:val="en-GB"/>
        </w:rPr>
        <w:t xml:space="preserve"> script mode</w:t>
      </w:r>
      <w:r w:rsidRPr="009E3B61">
        <w:rPr>
          <w:lang w:val="en-GB"/>
        </w:rPr>
        <w:t xml:space="preserve">. This will select </w:t>
      </w:r>
      <w:proofErr w:type="spellStart"/>
      <w:r w:rsidRPr="009E3B61">
        <w:rPr>
          <w:lang w:val="en-GB"/>
        </w:rPr>
        <w:t>Matlab</w:t>
      </w:r>
      <w:proofErr w:type="spellEnd"/>
      <w:r w:rsidRPr="009E3B61">
        <w:rPr>
          <w:lang w:val="en-GB"/>
        </w:rPr>
        <w:t xml:space="preserve"> for processing</w:t>
      </w:r>
      <w:r w:rsidR="00900445" w:rsidRPr="009E3B61">
        <w:rPr>
          <w:lang w:val="en-GB"/>
        </w:rPr>
        <w:t xml:space="preserve">. If unchecked, the GNU Octave is selected. </w:t>
      </w:r>
      <w:proofErr w:type="spellStart"/>
      <w:r w:rsidR="00900445" w:rsidRPr="009E3B61">
        <w:rPr>
          <w:lang w:val="en-GB"/>
        </w:rPr>
        <w:t>Matlab</w:t>
      </w:r>
      <w:proofErr w:type="spellEnd"/>
      <w:r w:rsidR="00900445" w:rsidRPr="009E3B61">
        <w:rPr>
          <w:lang w:val="en-GB"/>
        </w:rPr>
        <w:t xml:space="preserve"> has no other options in the top frame. For GNU Octave user must manually list the </w:t>
      </w:r>
      <w:r w:rsidR="00900445" w:rsidRPr="009E3B61">
        <w:rPr>
          <w:rStyle w:val="guielementChar"/>
          <w:lang w:val="en-GB"/>
        </w:rPr>
        <w:t>GNU Octave binary path</w:t>
      </w:r>
      <w:r w:rsidR="00900445" w:rsidRPr="009E3B61">
        <w:rPr>
          <w:lang w:val="en-GB"/>
        </w:rPr>
        <w:t xml:space="preserve"> of the selected GNU Octave installation. </w:t>
      </w:r>
      <w:r w:rsidR="00226E97" w:rsidRPr="009E3B61">
        <w:rPr>
          <w:lang w:val="en-GB"/>
        </w:rPr>
        <w:t>Example</w:t>
      </w:r>
      <w:r w:rsidR="00BB4AB8" w:rsidRPr="009E3B61">
        <w:rPr>
          <w:lang w:val="en-GB"/>
        </w:rPr>
        <w:t xml:space="preserve"> for version up to 4.x.x is following</w:t>
      </w:r>
      <w:r w:rsidR="00226E97" w:rsidRPr="009E3B61">
        <w:rPr>
          <w:lang w:val="en-GB"/>
        </w:rPr>
        <w:t>:</w:t>
      </w:r>
    </w:p>
    <w:p w:rsidR="00226E97" w:rsidRPr="009E3B61" w:rsidRDefault="00226E97" w:rsidP="00F366EB">
      <w:pPr>
        <w:pStyle w:val="code"/>
        <w:rPr>
          <w:lang w:val="en-GB"/>
        </w:rPr>
      </w:pPr>
      <w:r w:rsidRPr="009E3B61">
        <w:rPr>
          <w:lang w:val="en-GB"/>
        </w:rPr>
        <w:t>C:\Octave\Octave-4.2.2\bin</w:t>
      </w:r>
    </w:p>
    <w:p w:rsidR="00BB4AB8" w:rsidRPr="009E3B61" w:rsidRDefault="00BB4AB8" w:rsidP="005959E1">
      <w:pPr>
        <w:rPr>
          <w:lang w:val="en-GB"/>
        </w:rPr>
      </w:pPr>
      <w:r w:rsidRPr="009E3B61">
        <w:rPr>
          <w:lang w:val="en-GB"/>
        </w:rPr>
        <w:t xml:space="preserve">Note </w:t>
      </w:r>
      <w:r w:rsidR="00A97A11" w:rsidRPr="009E3B61">
        <w:rPr>
          <w:lang w:val="en-GB"/>
        </w:rPr>
        <w:t xml:space="preserve">the </w:t>
      </w:r>
      <w:r w:rsidRPr="009E3B61">
        <w:rPr>
          <w:lang w:val="en-GB"/>
        </w:rPr>
        <w:t>new version starting with Octave 5.x.x</w:t>
      </w:r>
      <w:r w:rsidR="00A97A11" w:rsidRPr="009E3B61">
        <w:rPr>
          <w:lang w:val="en-GB"/>
        </w:rPr>
        <w:t xml:space="preserve"> changed the internal location of the binary to either of following subfolders depending on 32/64-bit version selection:</w:t>
      </w:r>
    </w:p>
    <w:p w:rsidR="00A97A11" w:rsidRPr="009E3B61" w:rsidRDefault="00A97A11" w:rsidP="00A97A11">
      <w:pPr>
        <w:pStyle w:val="code"/>
        <w:rPr>
          <w:lang w:val="en-GB"/>
        </w:rPr>
      </w:pPr>
      <w:r w:rsidRPr="009E3B61">
        <w:rPr>
          <w:lang w:val="en-GB"/>
        </w:rPr>
        <w:t>C:\Octave\Octave-5.1.0.0\mingw32\bin</w:t>
      </w:r>
    </w:p>
    <w:p w:rsidR="00A97A11" w:rsidRPr="009E3B61" w:rsidRDefault="00A97A11" w:rsidP="00A97A11">
      <w:pPr>
        <w:pStyle w:val="code"/>
        <w:rPr>
          <w:lang w:val="en-GB"/>
        </w:rPr>
      </w:pPr>
      <w:r w:rsidRPr="009E3B61">
        <w:rPr>
          <w:lang w:val="en-GB"/>
        </w:rPr>
        <w:t>C:\Octave\Octave-5.1.0.0\mingw64\bin</w:t>
      </w:r>
    </w:p>
    <w:p w:rsidR="00900445" w:rsidRPr="009E3B61" w:rsidRDefault="00900445" w:rsidP="005959E1">
      <w:pPr>
        <w:rPr>
          <w:lang w:val="en-GB"/>
        </w:rPr>
      </w:pPr>
      <w:r w:rsidRPr="009E3B61">
        <w:rPr>
          <w:lang w:val="en-GB"/>
        </w:rPr>
        <w:t xml:space="preserve">Next, user may enable option </w:t>
      </w:r>
      <w:proofErr w:type="gramStart"/>
      <w:r w:rsidRPr="009E3B61">
        <w:rPr>
          <w:rStyle w:val="guielementChar"/>
          <w:lang w:val="en-GB"/>
        </w:rPr>
        <w:t>Always</w:t>
      </w:r>
      <w:proofErr w:type="gramEnd"/>
      <w:r w:rsidRPr="009E3B61">
        <w:rPr>
          <w:rStyle w:val="guielementChar"/>
          <w:lang w:val="en-GB"/>
        </w:rPr>
        <w:t xml:space="preserve"> clear function cache</w:t>
      </w:r>
      <w:r w:rsidRPr="009E3B61">
        <w:rPr>
          <w:lang w:val="en-GB"/>
        </w:rPr>
        <w:t>, which has effect only for debugging. This will force GNU Octave to reload the scripts before every command to ensure the changes in them are recognized</w:t>
      </w:r>
      <w:r w:rsidR="00226E97" w:rsidRPr="009E3B61">
        <w:rPr>
          <w:lang w:val="en-GB"/>
        </w:rPr>
        <w:t xml:space="preserve"> (do not use for normal operation</w:t>
      </w:r>
      <w:r w:rsidR="00A97A11" w:rsidRPr="009E3B61">
        <w:rPr>
          <w:lang w:val="en-GB"/>
        </w:rPr>
        <w:t xml:space="preserve"> – it will only slow down operation</w:t>
      </w:r>
      <w:r w:rsidR="00226E97" w:rsidRPr="009E3B61">
        <w:rPr>
          <w:lang w:val="en-GB"/>
        </w:rPr>
        <w:t>)</w:t>
      </w:r>
      <w:r w:rsidRPr="009E3B61">
        <w:rPr>
          <w:lang w:val="en-GB"/>
        </w:rPr>
        <w:t xml:space="preserve">. Another option is </w:t>
      </w:r>
      <w:r w:rsidRPr="009E3B61">
        <w:rPr>
          <w:rStyle w:val="guielementChar"/>
          <w:lang w:val="en-GB"/>
        </w:rPr>
        <w:t xml:space="preserve">Use </w:t>
      </w:r>
      <w:proofErr w:type="spellStart"/>
      <w:r w:rsidRPr="009E3B61">
        <w:rPr>
          <w:rStyle w:val="guielementChar"/>
          <w:lang w:val="en-GB"/>
        </w:rPr>
        <w:t>bitstream</w:t>
      </w:r>
      <w:proofErr w:type="spellEnd"/>
      <w:r w:rsidRPr="009E3B61">
        <w:rPr>
          <w:rStyle w:val="guielementChar"/>
          <w:lang w:val="en-GB"/>
        </w:rPr>
        <w:t xml:space="preserve"> mode</w:t>
      </w:r>
      <w:r w:rsidRPr="009E3B61">
        <w:rPr>
          <w:lang w:val="en-GB"/>
        </w:rPr>
        <w:t xml:space="preserve">, which will enable faster communication between </w:t>
      </w:r>
      <w:proofErr w:type="spellStart"/>
      <w:r w:rsidRPr="009E3B61">
        <w:rPr>
          <w:lang w:val="en-GB"/>
        </w:rPr>
        <w:t>LabVIEW</w:t>
      </w:r>
      <w:proofErr w:type="spellEnd"/>
      <w:r w:rsidRPr="009E3B61">
        <w:rPr>
          <w:lang w:val="en-GB"/>
        </w:rPr>
        <w:t xml:space="preserve"> and GNU Octave. This requires the package “</w:t>
      </w:r>
      <w:proofErr w:type="spellStart"/>
      <w:r w:rsidRPr="009E3B61">
        <w:rPr>
          <w:lang w:val="en-GB"/>
        </w:rPr>
        <w:t>golpi</w:t>
      </w:r>
      <w:proofErr w:type="spellEnd"/>
      <w:r w:rsidRPr="009E3B61">
        <w:rPr>
          <w:lang w:val="en-GB"/>
        </w:rPr>
        <w:t xml:space="preserve">” </w:t>
      </w:r>
      <w:r w:rsidR="00226E97" w:rsidRPr="009E3B61">
        <w:rPr>
          <w:lang w:val="en-GB"/>
        </w:rPr>
        <w:t xml:space="preserve">to be </w:t>
      </w:r>
      <w:r w:rsidRPr="009E3B61">
        <w:rPr>
          <w:lang w:val="en-GB"/>
        </w:rPr>
        <w:t>installed.</w:t>
      </w:r>
      <w:r w:rsidR="00A97A11" w:rsidRPr="009E3B61">
        <w:rPr>
          <w:lang w:val="en-GB"/>
        </w:rPr>
        <w:t xml:space="preserve"> TWM </w:t>
      </w:r>
      <w:r w:rsidR="00A97A11" w:rsidRPr="009E3B61">
        <w:rPr>
          <w:lang w:val="en-GB"/>
        </w:rPr>
        <w:lastRenderedPageBreak/>
        <w:t>should offer user automatic installation.</w:t>
      </w:r>
      <w:r w:rsidRPr="009E3B61">
        <w:rPr>
          <w:lang w:val="en-GB"/>
        </w:rPr>
        <w:t xml:space="preserve"> However, it is not necessary as there is mostly only small amount of data transferred between the environments. Last option is </w:t>
      </w:r>
      <w:r w:rsidRPr="009E3B61">
        <w:rPr>
          <w:rStyle w:val="guielementChar"/>
          <w:lang w:val="en-GB"/>
        </w:rPr>
        <w:t>Show console window</w:t>
      </w:r>
      <w:r w:rsidRPr="009E3B61">
        <w:rPr>
          <w:lang w:val="en-GB"/>
        </w:rPr>
        <w:t xml:space="preserve"> which will show GNU Octave console window for debugging. Note the </w:t>
      </w:r>
      <w:proofErr w:type="spellStart"/>
      <w:r w:rsidRPr="009E3B61">
        <w:rPr>
          <w:lang w:val="en-GB"/>
        </w:rPr>
        <w:t>M</w:t>
      </w:r>
      <w:r w:rsidR="00226E97" w:rsidRPr="009E3B61">
        <w:rPr>
          <w:lang w:val="en-GB"/>
        </w:rPr>
        <w:t>a</w:t>
      </w:r>
      <w:r w:rsidRPr="009E3B61">
        <w:rPr>
          <w:lang w:val="en-GB"/>
        </w:rPr>
        <w:t>tlab</w:t>
      </w:r>
      <w:proofErr w:type="spellEnd"/>
      <w:r w:rsidRPr="009E3B61">
        <w:rPr>
          <w:lang w:val="en-GB"/>
        </w:rPr>
        <w:t xml:space="preserve"> will always show its console window. </w:t>
      </w:r>
      <w:proofErr w:type="gramStart"/>
      <w:r w:rsidRPr="009E3B61">
        <w:rPr>
          <w:lang w:val="en-GB"/>
        </w:rPr>
        <w:t xml:space="preserve">Do not close neither the Octave’s or </w:t>
      </w:r>
      <w:proofErr w:type="spellStart"/>
      <w:r w:rsidRPr="009E3B61">
        <w:rPr>
          <w:lang w:val="en-GB"/>
        </w:rPr>
        <w:t>Matlab’s</w:t>
      </w:r>
      <w:proofErr w:type="spellEnd"/>
      <w:r w:rsidRPr="009E3B61">
        <w:rPr>
          <w:lang w:val="en-GB"/>
        </w:rPr>
        <w:t xml:space="preserve"> console during TWM usage as it will terminate the application!</w:t>
      </w:r>
      <w:proofErr w:type="gramEnd"/>
      <w:r w:rsidRPr="009E3B61">
        <w:rPr>
          <w:lang w:val="en-GB"/>
        </w:rPr>
        <w:t xml:space="preserve"> Validity of the setup can be tested by button </w:t>
      </w:r>
      <w:r w:rsidRPr="009E3B61">
        <w:rPr>
          <w:rStyle w:val="guielementChar"/>
          <w:lang w:val="en-GB"/>
        </w:rPr>
        <w:t>Restart</w:t>
      </w:r>
      <w:r w:rsidRPr="009E3B61">
        <w:rPr>
          <w:lang w:val="en-GB"/>
        </w:rPr>
        <w:t xml:space="preserve">. </w:t>
      </w:r>
    </w:p>
    <w:p w:rsidR="00C26A5A" w:rsidRPr="009E3B61" w:rsidRDefault="00900445" w:rsidP="005959E1">
      <w:pPr>
        <w:rPr>
          <w:lang w:val="en-GB"/>
        </w:rPr>
      </w:pPr>
      <w:r w:rsidRPr="009E3B61">
        <w:rPr>
          <w:lang w:val="en-GB"/>
        </w:rPr>
        <w:t xml:space="preserve">Another option to be done is selection of the </w:t>
      </w:r>
      <w:r w:rsidRPr="009E3B61">
        <w:rPr>
          <w:rStyle w:val="guielementChar"/>
          <w:lang w:val="en-GB"/>
        </w:rPr>
        <w:t>QWTB toolbox root folder path</w:t>
      </w:r>
      <w:r w:rsidRPr="009E3B61">
        <w:rPr>
          <w:lang w:val="en-GB"/>
        </w:rPr>
        <w:t xml:space="preserve">. Although TWM should work with main QWTB distribution, the TWM algorithms are distributed along with the TWM, so always set path to the </w:t>
      </w:r>
      <w:r w:rsidR="008C5CD0" w:rsidRPr="009E3B61">
        <w:rPr>
          <w:lang w:val="en-GB"/>
        </w:rPr>
        <w:t xml:space="preserve">local copy of QWTB </w:t>
      </w:r>
      <w:r w:rsidR="00226E97" w:rsidRPr="009E3B61">
        <w:rPr>
          <w:lang w:val="en-GB"/>
        </w:rPr>
        <w:t>in</w:t>
      </w:r>
      <w:r w:rsidR="008C5CD0" w:rsidRPr="009E3B61">
        <w:rPr>
          <w:lang w:val="en-GB"/>
        </w:rPr>
        <w:t xml:space="preserve"> </w:t>
      </w:r>
      <w:r w:rsidR="00421945">
        <w:rPr>
          <w:lang w:val="en-GB"/>
        </w:rPr>
        <w:t>your</w:t>
      </w:r>
      <w:r w:rsidR="008C5CD0" w:rsidRPr="009E3B61">
        <w:rPr>
          <w:lang w:val="en-GB"/>
        </w:rPr>
        <w:t xml:space="preserve"> TWM </w:t>
      </w:r>
      <w:r w:rsidR="00226E97" w:rsidRPr="009E3B61">
        <w:rPr>
          <w:lang w:val="en-GB"/>
        </w:rPr>
        <w:t xml:space="preserve">installation </w:t>
      </w:r>
      <w:r w:rsidR="008C5CD0" w:rsidRPr="009E3B61">
        <w:rPr>
          <w:lang w:val="en-GB"/>
        </w:rPr>
        <w:t>subfolder</w:t>
      </w:r>
      <w:r w:rsidR="00C26A5A" w:rsidRPr="009E3B61">
        <w:rPr>
          <w:lang w:val="en-GB"/>
        </w:rPr>
        <w:t>:</w:t>
      </w:r>
    </w:p>
    <w:p w:rsidR="00C26A5A" w:rsidRPr="009E3B61" w:rsidRDefault="00900445" w:rsidP="00F366EB">
      <w:pPr>
        <w:pStyle w:val="code"/>
        <w:rPr>
          <w:lang w:val="en-GB"/>
        </w:rPr>
      </w:pPr>
      <w:r w:rsidRPr="009E3B61">
        <w:rPr>
          <w:lang w:val="en-GB"/>
        </w:rPr>
        <w:t>.\</w:t>
      </w:r>
      <w:proofErr w:type="spellStart"/>
      <w:r w:rsidRPr="009E3B61">
        <w:rPr>
          <w:lang w:val="en-GB"/>
        </w:rPr>
        <w:t>octprog</w:t>
      </w:r>
      <w:proofErr w:type="spellEnd"/>
      <w:r w:rsidRPr="009E3B61">
        <w:rPr>
          <w:lang w:val="en-GB"/>
        </w:rPr>
        <w:t>\</w:t>
      </w:r>
      <w:proofErr w:type="spellStart"/>
      <w:r w:rsidRPr="009E3B61">
        <w:rPr>
          <w:lang w:val="en-GB"/>
        </w:rPr>
        <w:t>qwtb</w:t>
      </w:r>
      <w:proofErr w:type="spellEnd"/>
    </w:p>
    <w:p w:rsidR="00900445" w:rsidRPr="009E3B61" w:rsidRDefault="00421945" w:rsidP="005959E1">
      <w:pPr>
        <w:rPr>
          <w:lang w:val="en-GB"/>
        </w:rPr>
      </w:pPr>
      <w:r>
        <w:rPr>
          <w:lang w:val="en-GB"/>
        </w:rPr>
        <w:t xml:space="preserve">This is essential as the downloaded TWM will contain the path that was valid at the compute that was used for building the application! </w:t>
      </w:r>
      <w:r w:rsidR="00900445" w:rsidRPr="009E3B61">
        <w:rPr>
          <w:lang w:val="en-GB"/>
        </w:rPr>
        <w:t xml:space="preserve">Validity of the setup can be tested by </w:t>
      </w:r>
      <w:r w:rsidR="00900445" w:rsidRPr="009E3B61">
        <w:rPr>
          <w:rStyle w:val="guielementChar"/>
          <w:lang w:val="en-GB"/>
        </w:rPr>
        <w:t>TEST QWTB</w:t>
      </w:r>
      <w:r w:rsidR="00900445" w:rsidRPr="009E3B61">
        <w:rPr>
          <w:lang w:val="en-GB"/>
        </w:rPr>
        <w:t xml:space="preserve">. </w:t>
      </w:r>
    </w:p>
    <w:p w:rsidR="005959E1" w:rsidRPr="009E3B61" w:rsidRDefault="00BB4AB8" w:rsidP="00F366EB">
      <w:pPr>
        <w:keepNext/>
        <w:jc w:val="center"/>
        <w:rPr>
          <w:lang w:val="en-GB"/>
        </w:rPr>
      </w:pPr>
      <w:r w:rsidRPr="009E3B61">
        <w:rPr>
          <w:noProof/>
          <w:lang w:val="cs-CZ" w:eastAsia="cs-CZ"/>
        </w:rPr>
        <w:drawing>
          <wp:inline distT="0" distB="0" distL="0" distR="0" wp14:anchorId="6DB601D6" wp14:editId="7A715E62">
            <wp:extent cx="4276800" cy="3330000"/>
            <wp:effectExtent l="0" t="0" r="0" b="381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800" cy="3330000"/>
                    </a:xfrm>
                    <a:prstGeom prst="rect">
                      <a:avLst/>
                    </a:prstGeom>
                  </pic:spPr>
                </pic:pic>
              </a:graphicData>
            </a:graphic>
          </wp:inline>
        </w:drawing>
      </w:r>
    </w:p>
    <w:p w:rsidR="005959E1" w:rsidRPr="009E3B61" w:rsidRDefault="005959E1" w:rsidP="00F366EB">
      <w:pPr>
        <w:pStyle w:val="Titulek"/>
      </w:pPr>
      <w:bookmarkStart w:id="29" w:name="_Ref528143219"/>
      <w:bookmarkStart w:id="30" w:name="_Ref4430673"/>
      <w:bookmarkStart w:id="31" w:name="_Toc6233746"/>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4</w:t>
      </w:r>
      <w:r w:rsidR="00A56CE1">
        <w:fldChar w:fldCharType="end"/>
      </w:r>
      <w:bookmarkEnd w:id="29"/>
      <w:bookmarkEnd w:id="30"/>
      <w:r w:rsidRPr="009E3B61">
        <w:t>: TWM processing environment configuration.</w:t>
      </w:r>
      <w:bookmarkEnd w:id="31"/>
    </w:p>
    <w:p w:rsidR="00A97A11" w:rsidRPr="009E3B61" w:rsidRDefault="00BB4AB8" w:rsidP="00BB4AB8">
      <w:pPr>
        <w:rPr>
          <w:lang w:val="en-GB"/>
        </w:rPr>
      </w:pPr>
      <w:r w:rsidRPr="009E3B61">
        <w:rPr>
          <w:lang w:val="en-GB"/>
        </w:rPr>
        <w:t xml:space="preserve">A special package assistant shown in </w:t>
      </w:r>
      <w:r w:rsidRPr="009E3B61">
        <w:rPr>
          <w:lang w:val="en-GB"/>
        </w:rPr>
        <w:fldChar w:fldCharType="begin"/>
      </w:r>
      <w:r w:rsidRPr="009E3B61">
        <w:rPr>
          <w:lang w:val="en-GB"/>
        </w:rPr>
        <w:instrText xml:space="preserve"> REF _Ref4430488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5</w:t>
      </w:r>
      <w:r w:rsidRPr="009E3B61">
        <w:rPr>
          <w:lang w:val="en-GB"/>
        </w:rPr>
        <w:fldChar w:fldCharType="end"/>
      </w:r>
      <w:r w:rsidRPr="009E3B61">
        <w:rPr>
          <w:lang w:val="en-GB"/>
        </w:rPr>
        <w:t xml:space="preserve"> was made to reduce complexity of initial GNU Octave setup. The panel can be invoked by pressing Package </w:t>
      </w:r>
      <w:r w:rsidRPr="009E3B61">
        <w:rPr>
          <w:rStyle w:val="guielementChar"/>
          <w:lang w:val="en-GB"/>
        </w:rPr>
        <w:t>Assist button</w:t>
      </w:r>
      <w:r w:rsidRPr="009E3B61">
        <w:rPr>
          <w:lang w:val="en-GB"/>
        </w:rPr>
        <w:t xml:space="preserve"> in GNU Octave/</w:t>
      </w:r>
      <w:proofErr w:type="spellStart"/>
      <w:r w:rsidRPr="009E3B61">
        <w:rPr>
          <w:lang w:val="en-GB"/>
        </w:rPr>
        <w:t>Matlab</w:t>
      </w:r>
      <w:proofErr w:type="spellEnd"/>
      <w:r w:rsidRPr="009E3B61">
        <w:rPr>
          <w:lang w:val="en-GB"/>
        </w:rPr>
        <w:t xml:space="preserve"> panel. The left </w:t>
      </w:r>
      <w:r w:rsidR="00A97A11" w:rsidRPr="009E3B61">
        <w:rPr>
          <w:lang w:val="en-GB"/>
        </w:rPr>
        <w:t>list</w:t>
      </w:r>
      <w:r w:rsidRPr="009E3B61">
        <w:rPr>
          <w:lang w:val="en-GB"/>
        </w:rPr>
        <w:t xml:space="preserve"> should show the installed packages in the selected installation of GNU Octave. The right panel shows which packages are already loaded after </w:t>
      </w:r>
      <w:proofErr w:type="spellStart"/>
      <w:r w:rsidRPr="009E3B61">
        <w:rPr>
          <w:lang w:val="en-GB"/>
        </w:rPr>
        <w:t>startup</w:t>
      </w:r>
      <w:proofErr w:type="spellEnd"/>
      <w:r w:rsidRPr="009E3B61">
        <w:rPr>
          <w:lang w:val="en-GB"/>
        </w:rPr>
        <w:t xml:space="preserve"> </w:t>
      </w:r>
      <w:r w:rsidR="00421945">
        <w:rPr>
          <w:lang w:val="en-GB"/>
        </w:rPr>
        <w:t xml:space="preserve">(caused by the </w:t>
      </w:r>
      <w:proofErr w:type="spellStart"/>
      <w:r w:rsidR="00421945">
        <w:rPr>
          <w:lang w:val="en-GB"/>
        </w:rPr>
        <w:t>startup</w:t>
      </w:r>
      <w:proofErr w:type="spellEnd"/>
      <w:r w:rsidR="00421945">
        <w:rPr>
          <w:lang w:val="en-GB"/>
        </w:rPr>
        <w:t xml:space="preserve"> file) </w:t>
      </w:r>
      <w:r w:rsidRPr="009E3B61">
        <w:rPr>
          <w:lang w:val="en-GB"/>
        </w:rPr>
        <w:t xml:space="preserve">or are selected to load by TWM. Select and shift packages you want to load on </w:t>
      </w:r>
      <w:proofErr w:type="spellStart"/>
      <w:r w:rsidRPr="009E3B61">
        <w:rPr>
          <w:lang w:val="en-GB"/>
        </w:rPr>
        <w:t>startup</w:t>
      </w:r>
      <w:proofErr w:type="spellEnd"/>
      <w:r w:rsidRPr="009E3B61">
        <w:rPr>
          <w:lang w:val="en-GB"/>
        </w:rPr>
        <w:t xml:space="preserve"> by </w:t>
      </w:r>
      <w:r w:rsidRPr="009E3B61">
        <w:rPr>
          <w:rStyle w:val="guielementChar"/>
          <w:lang w:val="en-GB"/>
        </w:rPr>
        <w:t>right</w:t>
      </w:r>
      <w:r w:rsidRPr="009E3B61">
        <w:rPr>
          <w:lang w:val="en-GB"/>
        </w:rPr>
        <w:t xml:space="preserve"> or </w:t>
      </w:r>
      <w:r w:rsidRPr="009E3B61">
        <w:rPr>
          <w:rStyle w:val="guielementChar"/>
          <w:lang w:val="en-GB"/>
        </w:rPr>
        <w:t>left</w:t>
      </w:r>
      <w:r w:rsidRPr="009E3B61">
        <w:rPr>
          <w:lang w:val="en-GB"/>
        </w:rPr>
        <w:t xml:space="preserve"> buttons. Note the right list will always contain at least the packages that are loaded by </w:t>
      </w:r>
      <w:proofErr w:type="spellStart"/>
      <w:r w:rsidR="00A97A11" w:rsidRPr="009E3B61">
        <w:rPr>
          <w:lang w:val="en-GB"/>
        </w:rPr>
        <w:t>startup</w:t>
      </w:r>
      <w:proofErr w:type="spellEnd"/>
      <w:r w:rsidR="00A97A11" w:rsidRPr="009E3B61">
        <w:rPr>
          <w:lang w:val="en-GB"/>
        </w:rPr>
        <w:t xml:space="preserve"> file </w:t>
      </w:r>
      <w:r w:rsidRPr="009E3B61">
        <w:rPr>
          <w:lang w:val="en-GB"/>
        </w:rPr>
        <w:t>“</w:t>
      </w:r>
      <w:r w:rsidRPr="009E3B61">
        <w:rPr>
          <w:rStyle w:val="codeChar"/>
          <w:lang w:val="en-GB"/>
        </w:rPr>
        <w:t>.</w:t>
      </w:r>
      <w:proofErr w:type="spellStart"/>
      <w:r w:rsidRPr="009E3B61">
        <w:rPr>
          <w:rStyle w:val="codeChar"/>
          <w:lang w:val="en-GB"/>
        </w:rPr>
        <w:t>octaverc</w:t>
      </w:r>
      <w:proofErr w:type="spellEnd"/>
      <w:r w:rsidRPr="009E3B61">
        <w:rPr>
          <w:lang w:val="en-GB"/>
        </w:rPr>
        <w:t xml:space="preserve">”. </w:t>
      </w:r>
      <w:r w:rsidR="00A97A11" w:rsidRPr="009E3B61">
        <w:rPr>
          <w:lang w:val="en-GB"/>
        </w:rPr>
        <w:t>Also n</w:t>
      </w:r>
      <w:r w:rsidRPr="009E3B61">
        <w:rPr>
          <w:lang w:val="en-GB"/>
        </w:rPr>
        <w:t xml:space="preserve">ote to apply the changes you must restart Octave in panel </w:t>
      </w:r>
      <w:r w:rsidRPr="009E3B61">
        <w:rPr>
          <w:lang w:val="en-GB"/>
        </w:rPr>
        <w:fldChar w:fldCharType="begin"/>
      </w:r>
      <w:r w:rsidRPr="009E3B61">
        <w:rPr>
          <w:lang w:val="en-GB"/>
        </w:rPr>
        <w:instrText xml:space="preserve"> REF _Ref4430673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4</w:t>
      </w:r>
      <w:r w:rsidRPr="009E3B61">
        <w:rPr>
          <w:lang w:val="en-GB"/>
        </w:rPr>
        <w:fldChar w:fldCharType="end"/>
      </w:r>
      <w:r w:rsidRPr="009E3B61">
        <w:rPr>
          <w:lang w:val="en-GB"/>
        </w:rPr>
        <w:t>.</w:t>
      </w:r>
      <w:r w:rsidR="00A97A11" w:rsidRPr="009E3B61">
        <w:rPr>
          <w:lang w:val="en-GB"/>
        </w:rPr>
        <w:t xml:space="preserve"> </w:t>
      </w:r>
      <w:r w:rsidRPr="009E3B61">
        <w:rPr>
          <w:lang w:val="en-GB"/>
        </w:rPr>
        <w:t>The selected packages to load should be automatically loaded after the TWM is restarted.</w:t>
      </w:r>
    </w:p>
    <w:p w:rsidR="00BB4AB8" w:rsidRPr="009E3B61" w:rsidRDefault="00A97A11" w:rsidP="00BB4AB8">
      <w:pPr>
        <w:rPr>
          <w:lang w:val="en-GB"/>
        </w:rPr>
      </w:pPr>
      <w:r w:rsidRPr="009E3B61">
        <w:rPr>
          <w:lang w:val="en-GB"/>
        </w:rPr>
        <w:t xml:space="preserve">The assistant panel also contains button </w:t>
      </w:r>
      <w:r w:rsidRPr="009E3B61">
        <w:rPr>
          <w:rStyle w:val="guielementChar"/>
          <w:lang w:val="en-GB"/>
        </w:rPr>
        <w:t>Install packages</w:t>
      </w:r>
      <w:r w:rsidRPr="009E3B61">
        <w:rPr>
          <w:lang w:val="en-GB"/>
        </w:rPr>
        <w:t xml:space="preserve">. This button will display open dialog which can be used to select downloaded package (extension </w:t>
      </w:r>
      <w:r w:rsidRPr="009E3B61">
        <w:rPr>
          <w:rStyle w:val="codeChar"/>
          <w:lang w:val="en-GB"/>
        </w:rPr>
        <w:t>*.tar.gz</w:t>
      </w:r>
      <w:r w:rsidRPr="009E3B61">
        <w:rPr>
          <w:lang w:val="en-GB"/>
        </w:rPr>
        <w:t xml:space="preserve">) and TWM will try to install the package to the Octave. The success can be tested by pressing </w:t>
      </w:r>
      <w:r w:rsidRPr="009E3B61">
        <w:rPr>
          <w:rStyle w:val="guielementChar"/>
          <w:lang w:val="en-GB"/>
        </w:rPr>
        <w:t>Reload Packages</w:t>
      </w:r>
      <w:r w:rsidRPr="009E3B61">
        <w:rPr>
          <w:lang w:val="en-GB"/>
        </w:rPr>
        <w:t xml:space="preserve">. The newly installed packed </w:t>
      </w:r>
      <w:r w:rsidR="00421945">
        <w:rPr>
          <w:lang w:val="en-GB"/>
        </w:rPr>
        <w:t xml:space="preserve">should appear and </w:t>
      </w:r>
      <w:r w:rsidRPr="009E3B61">
        <w:rPr>
          <w:lang w:val="en-GB"/>
        </w:rPr>
        <w:t>must be moved to right panel to be loaded after Octave restart.</w:t>
      </w:r>
    </w:p>
    <w:p w:rsidR="00BB4AB8" w:rsidRPr="009E3B61" w:rsidRDefault="00BB4AB8" w:rsidP="00A97A11">
      <w:pPr>
        <w:keepNext/>
        <w:jc w:val="center"/>
        <w:rPr>
          <w:lang w:val="en-GB"/>
        </w:rPr>
      </w:pPr>
      <w:r w:rsidRPr="009E3B61">
        <w:rPr>
          <w:noProof/>
          <w:lang w:val="cs-CZ" w:eastAsia="cs-CZ"/>
        </w:rPr>
        <w:lastRenderedPageBreak/>
        <w:drawing>
          <wp:inline distT="0" distB="0" distL="0" distR="0" wp14:anchorId="6A3EC82A" wp14:editId="0591E920">
            <wp:extent cx="3801600" cy="3391200"/>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01600" cy="3391200"/>
                    </a:xfrm>
                    <a:prstGeom prst="rect">
                      <a:avLst/>
                    </a:prstGeom>
                  </pic:spPr>
                </pic:pic>
              </a:graphicData>
            </a:graphic>
          </wp:inline>
        </w:drawing>
      </w:r>
    </w:p>
    <w:p w:rsidR="00BB4AB8" w:rsidRPr="009E3B61" w:rsidRDefault="00BB4AB8" w:rsidP="00A97A11">
      <w:pPr>
        <w:pStyle w:val="Titulek"/>
      </w:pPr>
      <w:bookmarkStart w:id="32" w:name="_Ref4430488"/>
      <w:bookmarkStart w:id="33" w:name="_Toc6233747"/>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5</w:t>
      </w:r>
      <w:r w:rsidR="00A56CE1">
        <w:fldChar w:fldCharType="end"/>
      </w:r>
      <w:bookmarkEnd w:id="32"/>
      <w:r w:rsidRPr="009E3B61">
        <w:t>: TWM GNU Octave package assistant.</w:t>
      </w:r>
      <w:bookmarkEnd w:id="33"/>
    </w:p>
    <w:p w:rsidR="00016199" w:rsidRPr="009E3B61" w:rsidRDefault="00CA5F23" w:rsidP="003B6FD5">
      <w:pPr>
        <w:pStyle w:val="Nadpis4"/>
      </w:pPr>
      <w:bookmarkStart w:id="34" w:name="_Toc6233706"/>
      <w:r w:rsidRPr="009E3B61">
        <w:t>Configuring the digitizer</w:t>
      </w:r>
      <w:bookmarkEnd w:id="34"/>
    </w:p>
    <w:p w:rsidR="00A15DB3" w:rsidRPr="009E3B61" w:rsidRDefault="00016199">
      <w:pPr>
        <w:rPr>
          <w:lang w:val="en-GB"/>
        </w:rPr>
      </w:pPr>
      <w:r w:rsidRPr="009E3B61">
        <w:rPr>
          <w:lang w:val="en-GB"/>
        </w:rPr>
        <w:t xml:space="preserve">The button </w:t>
      </w:r>
      <w:r w:rsidRPr="009E3B61">
        <w:rPr>
          <w:rStyle w:val="guielementChar"/>
          <w:lang w:val="en-GB"/>
        </w:rPr>
        <w:t>Digitizer</w:t>
      </w:r>
      <w:r w:rsidRPr="009E3B61">
        <w:rPr>
          <w:lang w:val="en-GB"/>
        </w:rPr>
        <w:t xml:space="preserve"> </w:t>
      </w:r>
      <w:r w:rsidR="00CA5F23" w:rsidRPr="009E3B61">
        <w:rPr>
          <w:lang w:val="en-GB"/>
        </w:rPr>
        <w:t>on the main TWM panel m</w:t>
      </w:r>
      <w:r w:rsidRPr="009E3B61">
        <w:rPr>
          <w:lang w:val="en-GB"/>
        </w:rPr>
        <w:t xml:space="preserve">ust be pressed in order to invoke </w:t>
      </w:r>
      <w:r w:rsidRPr="009E3B61">
        <w:rPr>
          <w:rStyle w:val="guielementChar"/>
          <w:lang w:val="en-GB"/>
        </w:rPr>
        <w:t>Digitizer configuration</w:t>
      </w:r>
      <w:r w:rsidRPr="009E3B61">
        <w:rPr>
          <w:lang w:val="en-GB"/>
        </w:rPr>
        <w:t xml:space="preserve"> panel. </w:t>
      </w:r>
      <w:proofErr w:type="gramStart"/>
      <w:r w:rsidRPr="009E3B61">
        <w:rPr>
          <w:lang w:val="en-GB"/>
        </w:rPr>
        <w:t xml:space="preserve">Example of the panels for </w:t>
      </w:r>
      <w:r w:rsidR="00CA5F23" w:rsidRPr="009E3B61">
        <w:rPr>
          <w:lang w:val="en-GB"/>
        </w:rPr>
        <w:t xml:space="preserve">the </w:t>
      </w:r>
      <w:proofErr w:type="spellStart"/>
      <w:r w:rsidRPr="009E3B61">
        <w:rPr>
          <w:rStyle w:val="guielementChar"/>
          <w:lang w:val="en-GB"/>
        </w:rPr>
        <w:t>niScope</w:t>
      </w:r>
      <w:proofErr w:type="spellEnd"/>
      <w:r w:rsidRPr="009E3B61">
        <w:rPr>
          <w:lang w:val="en-GB"/>
        </w:rPr>
        <w:t xml:space="preserve"> and </w:t>
      </w:r>
      <w:r w:rsidRPr="009E3B61">
        <w:rPr>
          <w:rStyle w:val="guielementChar"/>
          <w:lang w:val="en-GB"/>
        </w:rPr>
        <w:t>3458A</w:t>
      </w:r>
      <w:r w:rsidRPr="009E3B61">
        <w:rPr>
          <w:lang w:val="en-GB"/>
        </w:rPr>
        <w:t xml:space="preserve"> digitizers are</w:t>
      </w:r>
      <w:proofErr w:type="gramEnd"/>
      <w:r w:rsidRPr="009E3B61">
        <w:rPr>
          <w:lang w:val="en-GB"/>
        </w:rPr>
        <w:t xml:space="preserve"> shown in </w:t>
      </w:r>
      <w:r w:rsidR="00CA5F23" w:rsidRPr="009E3B61">
        <w:rPr>
          <w:lang w:val="en-GB"/>
        </w:rPr>
        <w:fldChar w:fldCharType="begin"/>
      </w:r>
      <w:r w:rsidR="00CA5F23" w:rsidRPr="009E3B61">
        <w:rPr>
          <w:lang w:val="en-GB"/>
        </w:rPr>
        <w:instrText xml:space="preserve"> REF _Ref528073852 \h </w:instrText>
      </w:r>
      <w:r w:rsidR="00CA5F23" w:rsidRPr="009E3B61">
        <w:rPr>
          <w:lang w:val="en-GB"/>
        </w:rPr>
      </w:r>
      <w:r w:rsidR="00CA5F23" w:rsidRPr="009E3B61">
        <w:rPr>
          <w:lang w:val="en-GB"/>
        </w:rPr>
        <w:fldChar w:fldCharType="separate"/>
      </w:r>
      <w:r w:rsidR="00A56CE1" w:rsidRPr="009E3B61">
        <w:t xml:space="preserve">Figure </w:t>
      </w:r>
      <w:r w:rsidR="00A56CE1">
        <w:rPr>
          <w:noProof/>
        </w:rPr>
        <w:t>A</w:t>
      </w:r>
      <w:r w:rsidR="00A56CE1">
        <w:noBreakHyphen/>
      </w:r>
      <w:r w:rsidR="00A56CE1">
        <w:rPr>
          <w:noProof/>
        </w:rPr>
        <w:t>6</w:t>
      </w:r>
      <w:r w:rsidR="00CA5F23" w:rsidRPr="009E3B61">
        <w:rPr>
          <w:lang w:val="en-GB"/>
        </w:rPr>
        <w:fldChar w:fldCharType="end"/>
      </w:r>
      <w:r w:rsidR="00CA5F23" w:rsidRPr="009E3B61">
        <w:rPr>
          <w:lang w:val="en-GB"/>
        </w:rPr>
        <w:t xml:space="preserve"> </w:t>
      </w:r>
      <w:r w:rsidRPr="009E3B61">
        <w:rPr>
          <w:lang w:val="en-GB"/>
        </w:rPr>
        <w:t>and</w:t>
      </w:r>
      <w:r w:rsidR="00CA5F23" w:rsidRPr="009E3B61">
        <w:rPr>
          <w:lang w:val="en-GB"/>
        </w:rPr>
        <w:t xml:space="preserve"> </w:t>
      </w:r>
      <w:r w:rsidR="00CA5F23" w:rsidRPr="009E3B61">
        <w:rPr>
          <w:lang w:val="en-GB"/>
        </w:rPr>
        <w:fldChar w:fldCharType="begin"/>
      </w:r>
      <w:r w:rsidR="00CA5F23" w:rsidRPr="009E3B61">
        <w:rPr>
          <w:lang w:val="en-GB"/>
        </w:rPr>
        <w:instrText xml:space="preserve"> REF _Ref528073862 \h </w:instrText>
      </w:r>
      <w:r w:rsidR="00CA5F23" w:rsidRPr="009E3B61">
        <w:rPr>
          <w:lang w:val="en-GB"/>
        </w:rPr>
      </w:r>
      <w:r w:rsidR="00CA5F23" w:rsidRPr="009E3B61">
        <w:rPr>
          <w:lang w:val="en-GB"/>
        </w:rPr>
        <w:fldChar w:fldCharType="separate"/>
      </w:r>
      <w:r w:rsidR="00A56CE1" w:rsidRPr="009E3B61">
        <w:t xml:space="preserve">Figure </w:t>
      </w:r>
      <w:r w:rsidR="00A56CE1">
        <w:rPr>
          <w:noProof/>
        </w:rPr>
        <w:t>A</w:t>
      </w:r>
      <w:r w:rsidR="00A56CE1">
        <w:noBreakHyphen/>
      </w:r>
      <w:r w:rsidR="00A56CE1">
        <w:rPr>
          <w:noProof/>
        </w:rPr>
        <w:t>7</w:t>
      </w:r>
      <w:r w:rsidR="00CA5F23" w:rsidRPr="009E3B61">
        <w:rPr>
          <w:lang w:val="en-GB"/>
        </w:rPr>
        <w:fldChar w:fldCharType="end"/>
      </w:r>
      <w:r w:rsidRPr="009E3B61">
        <w:rPr>
          <w:lang w:val="en-GB"/>
        </w:rPr>
        <w:t xml:space="preserve">. The panel contains </w:t>
      </w:r>
      <w:r w:rsidR="00A15DB3" w:rsidRPr="009E3B61">
        <w:rPr>
          <w:rStyle w:val="guielementChar"/>
          <w:lang w:val="en-GB"/>
        </w:rPr>
        <w:t>D</w:t>
      </w:r>
      <w:r w:rsidRPr="009E3B61">
        <w:rPr>
          <w:rStyle w:val="guielementChar"/>
          <w:lang w:val="en-GB"/>
        </w:rPr>
        <w:t>igitizer type</w:t>
      </w:r>
      <w:r w:rsidRPr="009E3B61">
        <w:rPr>
          <w:lang w:val="en-GB"/>
        </w:rPr>
        <w:t xml:space="preserve"> selector which is used to select the HW to be used for</w:t>
      </w:r>
      <w:r w:rsidR="00226E97" w:rsidRPr="009E3B61">
        <w:rPr>
          <w:lang w:val="en-GB"/>
        </w:rPr>
        <w:t xml:space="preserve"> </w:t>
      </w:r>
      <w:r w:rsidRPr="009E3B61">
        <w:rPr>
          <w:lang w:val="en-GB"/>
        </w:rPr>
        <w:t xml:space="preserve">digitizing. </w:t>
      </w:r>
      <w:r w:rsidR="00A15DB3" w:rsidRPr="009E3B61">
        <w:rPr>
          <w:lang w:val="en-GB"/>
        </w:rPr>
        <w:t xml:space="preserve">Below is </w:t>
      </w:r>
      <w:r w:rsidR="00226E97" w:rsidRPr="009E3B61">
        <w:rPr>
          <w:lang w:val="en-GB"/>
        </w:rPr>
        <w:t xml:space="preserve">a </w:t>
      </w:r>
      <w:r w:rsidR="00A15DB3" w:rsidRPr="009E3B61">
        <w:rPr>
          <w:lang w:val="en-GB"/>
        </w:rPr>
        <w:t>text frame with brief description of the selected digitizer.</w:t>
      </w:r>
    </w:p>
    <w:p w:rsidR="00CA5F23" w:rsidRPr="009E3B61" w:rsidRDefault="00CA5F23">
      <w:pPr>
        <w:rPr>
          <w:lang w:val="en-GB"/>
        </w:rPr>
      </w:pPr>
      <w:r w:rsidRPr="009E3B61">
        <w:rPr>
          <w:lang w:val="en-GB"/>
        </w:rPr>
        <w:t xml:space="preserve">Next option </w:t>
      </w:r>
      <w:proofErr w:type="gramStart"/>
      <w:r w:rsidR="00A15DB3" w:rsidRPr="009E3B61">
        <w:rPr>
          <w:rStyle w:val="guielementChar"/>
          <w:lang w:val="en-GB"/>
        </w:rPr>
        <w:t>On</w:t>
      </w:r>
      <w:proofErr w:type="gramEnd"/>
      <w:r w:rsidR="00A15DB3" w:rsidRPr="009E3B61">
        <w:rPr>
          <w:rStyle w:val="guielementChar"/>
          <w:lang w:val="en-GB"/>
        </w:rPr>
        <w:t xml:space="preserve"> device close</w:t>
      </w:r>
      <w:r w:rsidR="00A15DB3" w:rsidRPr="009E3B61">
        <w:rPr>
          <w:lang w:val="en-GB"/>
        </w:rPr>
        <w:t xml:space="preserve"> </w:t>
      </w:r>
      <w:r w:rsidRPr="009E3B61">
        <w:rPr>
          <w:lang w:val="en-GB"/>
        </w:rPr>
        <w:t xml:space="preserve">at </w:t>
      </w:r>
      <w:r w:rsidR="00A15DB3" w:rsidRPr="009E3B61">
        <w:rPr>
          <w:lang w:val="en-GB"/>
        </w:rPr>
        <w:t xml:space="preserve">the </w:t>
      </w:r>
      <w:r w:rsidRPr="009E3B61">
        <w:rPr>
          <w:lang w:val="en-GB"/>
        </w:rPr>
        <w:t>bottom</w:t>
      </w:r>
      <w:r w:rsidR="00A15DB3" w:rsidRPr="009E3B61">
        <w:rPr>
          <w:lang w:val="en-GB"/>
        </w:rPr>
        <w:t>-left</w:t>
      </w:r>
      <w:r w:rsidRPr="009E3B61">
        <w:rPr>
          <w:lang w:val="en-GB"/>
        </w:rPr>
        <w:t xml:space="preserve"> </w:t>
      </w:r>
      <w:r w:rsidR="00A15DB3" w:rsidRPr="009E3B61">
        <w:rPr>
          <w:lang w:val="en-GB"/>
        </w:rPr>
        <w:t xml:space="preserve">of the panel </w:t>
      </w:r>
      <w:r w:rsidRPr="009E3B61">
        <w:rPr>
          <w:lang w:val="en-GB"/>
        </w:rPr>
        <w:t xml:space="preserve">is used to determine </w:t>
      </w:r>
      <w:proofErr w:type="spellStart"/>
      <w:r w:rsidRPr="009E3B61">
        <w:rPr>
          <w:lang w:val="en-GB"/>
        </w:rPr>
        <w:t>behavior</w:t>
      </w:r>
      <w:proofErr w:type="spellEnd"/>
      <w:r w:rsidRPr="009E3B61">
        <w:rPr>
          <w:lang w:val="en-GB"/>
        </w:rPr>
        <w:t xml:space="preserve"> of the TWM after the digitizers were used. </w:t>
      </w:r>
      <w:r w:rsidR="00A15DB3" w:rsidRPr="009E3B61">
        <w:rPr>
          <w:lang w:val="en-GB"/>
        </w:rPr>
        <w:t>Selection of</w:t>
      </w:r>
      <w:r w:rsidRPr="009E3B61">
        <w:rPr>
          <w:lang w:val="en-GB"/>
        </w:rPr>
        <w:t xml:space="preserve"> </w:t>
      </w:r>
      <w:r w:rsidR="00A15DB3" w:rsidRPr="009E3B61">
        <w:rPr>
          <w:rStyle w:val="guielementChar"/>
          <w:lang w:val="en-GB"/>
        </w:rPr>
        <w:t>Immediate reset</w:t>
      </w:r>
      <w:r w:rsidR="00A15DB3" w:rsidRPr="009E3B61">
        <w:rPr>
          <w:lang w:val="en-GB"/>
        </w:rPr>
        <w:t xml:space="preserve"> will reset all HW related to the digitizer to the safe state. Selection of </w:t>
      </w:r>
      <w:r w:rsidR="00A15DB3" w:rsidRPr="009E3B61">
        <w:rPr>
          <w:rStyle w:val="guielementChar"/>
          <w:lang w:val="en-GB"/>
        </w:rPr>
        <w:t>Delayed reset</w:t>
      </w:r>
      <w:r w:rsidR="00A15DB3" w:rsidRPr="009E3B61">
        <w:rPr>
          <w:lang w:val="en-GB"/>
        </w:rPr>
        <w:t xml:space="preserve"> will do the same when the HW is not used for </w:t>
      </w:r>
      <w:proofErr w:type="spellStart"/>
      <w:r w:rsidR="00A15DB3" w:rsidRPr="009E3B61">
        <w:rPr>
          <w:lang w:val="en-GB"/>
        </w:rPr>
        <w:t>preset</w:t>
      </w:r>
      <w:proofErr w:type="spellEnd"/>
      <w:r w:rsidR="00A15DB3" w:rsidRPr="009E3B61">
        <w:rPr>
          <w:lang w:val="en-GB"/>
        </w:rPr>
        <w:t xml:space="preserve"> timeout. This second option is preferred way especially for the sampling </w:t>
      </w:r>
      <w:proofErr w:type="spellStart"/>
      <w:r w:rsidR="00A15DB3" w:rsidRPr="009E3B61">
        <w:rPr>
          <w:lang w:val="en-GB"/>
        </w:rPr>
        <w:t>multimeters</w:t>
      </w:r>
      <w:proofErr w:type="spellEnd"/>
      <w:r w:rsidR="00A15DB3" w:rsidRPr="009E3B61">
        <w:rPr>
          <w:lang w:val="en-GB"/>
        </w:rPr>
        <w:t xml:space="preserve"> 3458A as it saves the relays for repeated measurements. Option </w:t>
      </w:r>
      <w:r w:rsidR="00A15DB3" w:rsidRPr="009E3B61">
        <w:rPr>
          <w:rStyle w:val="guielementChar"/>
          <w:lang w:val="en-GB"/>
        </w:rPr>
        <w:t>Force reset on open</w:t>
      </w:r>
      <w:r w:rsidR="00A15DB3" w:rsidRPr="009E3B61">
        <w:rPr>
          <w:lang w:val="en-GB"/>
        </w:rPr>
        <w:t xml:space="preserve"> will issue reset command to the instruments related to the digitizer</w:t>
      </w:r>
      <w:r w:rsidR="00226E97" w:rsidRPr="009E3B61">
        <w:rPr>
          <w:lang w:val="en-GB"/>
        </w:rPr>
        <w:t xml:space="preserve"> every time the digitizer is initialized</w:t>
      </w:r>
      <w:r w:rsidR="00A15DB3" w:rsidRPr="009E3B61">
        <w:rPr>
          <w:lang w:val="en-GB"/>
        </w:rPr>
        <w:t>. Normally this should be disabled.</w:t>
      </w:r>
    </w:p>
    <w:p w:rsidR="00CA5F23" w:rsidRPr="009E3B61" w:rsidRDefault="00DA4AAB">
      <w:pPr>
        <w:keepNext/>
        <w:jc w:val="center"/>
        <w:rPr>
          <w:lang w:val="en-GB"/>
        </w:rPr>
      </w:pPr>
      <w:r w:rsidRPr="009E3B61">
        <w:rPr>
          <w:noProof/>
          <w:lang w:val="cs-CZ" w:eastAsia="cs-CZ"/>
        </w:rPr>
        <w:lastRenderedPageBreak/>
        <w:drawing>
          <wp:inline distT="0" distB="0" distL="0" distR="0" wp14:anchorId="49A91963" wp14:editId="773FBD9C">
            <wp:extent cx="5760720" cy="3740785"/>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0785"/>
                    </a:xfrm>
                    <a:prstGeom prst="rect">
                      <a:avLst/>
                    </a:prstGeom>
                  </pic:spPr>
                </pic:pic>
              </a:graphicData>
            </a:graphic>
          </wp:inline>
        </w:drawing>
      </w:r>
    </w:p>
    <w:p w:rsidR="00016199" w:rsidRPr="009E3B61" w:rsidRDefault="00CA5F23">
      <w:pPr>
        <w:pStyle w:val="Titulek"/>
      </w:pPr>
      <w:bookmarkStart w:id="35" w:name="_Ref528073852"/>
      <w:bookmarkStart w:id="36" w:name="_Toc6233748"/>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6</w:t>
      </w:r>
      <w:r w:rsidR="00A56CE1">
        <w:fldChar w:fldCharType="end"/>
      </w:r>
      <w:bookmarkEnd w:id="35"/>
      <w:r w:rsidRPr="009E3B61">
        <w:t xml:space="preserve">: TWM configuration panel for the </w:t>
      </w:r>
      <w:proofErr w:type="spellStart"/>
      <w:r w:rsidRPr="009E3B61">
        <w:t>niScope</w:t>
      </w:r>
      <w:proofErr w:type="spellEnd"/>
      <w:r w:rsidRPr="009E3B61">
        <w:t xml:space="preserve"> digitizers (for NI 5922).</w:t>
      </w:r>
      <w:bookmarkEnd w:id="36"/>
    </w:p>
    <w:p w:rsidR="00A15DB3" w:rsidRPr="009E3B61" w:rsidRDefault="00A15DB3" w:rsidP="00A15DB3">
      <w:pPr>
        <w:rPr>
          <w:lang w:val="en-GB"/>
        </w:rPr>
      </w:pPr>
      <w:r w:rsidRPr="009E3B61">
        <w:rPr>
          <w:lang w:val="en-GB"/>
        </w:rPr>
        <w:t xml:space="preserve">Each digitizer has one private page with specific options. The page for </w:t>
      </w:r>
      <w:proofErr w:type="spellStart"/>
      <w:r w:rsidRPr="009E3B61">
        <w:rPr>
          <w:rStyle w:val="guielementChar"/>
          <w:lang w:val="en-GB"/>
        </w:rPr>
        <w:t>niScope</w:t>
      </w:r>
      <w:proofErr w:type="spellEnd"/>
      <w:r w:rsidRPr="009E3B61">
        <w:rPr>
          <w:lang w:val="en-GB"/>
        </w:rPr>
        <w:t xml:space="preserve"> digitizers is shown in </w:t>
      </w:r>
      <w:r w:rsidRPr="009E3B61">
        <w:rPr>
          <w:lang w:val="en-GB"/>
        </w:rPr>
        <w:fldChar w:fldCharType="begin"/>
      </w:r>
      <w:r w:rsidRPr="009E3B61">
        <w:rPr>
          <w:lang w:val="en-GB"/>
        </w:rPr>
        <w:instrText xml:space="preserve"> REF _Ref528073852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6</w:t>
      </w:r>
      <w:r w:rsidRPr="009E3B61">
        <w:rPr>
          <w:lang w:val="en-GB"/>
        </w:rPr>
        <w:fldChar w:fldCharType="end"/>
      </w:r>
      <w:r w:rsidRPr="009E3B61">
        <w:rPr>
          <w:lang w:val="en-GB"/>
        </w:rPr>
        <w:t xml:space="preserve">. </w:t>
      </w:r>
      <w:r w:rsidR="00B01C2D" w:rsidRPr="009E3B61">
        <w:rPr>
          <w:lang w:val="en-GB"/>
        </w:rPr>
        <w:t xml:space="preserve">User can select any number of </w:t>
      </w:r>
      <w:r w:rsidR="00E5359F" w:rsidRPr="009E3B61">
        <w:rPr>
          <w:lang w:val="en-GB"/>
        </w:rPr>
        <w:t>physical</w:t>
      </w:r>
      <w:r w:rsidR="00B01C2D" w:rsidRPr="009E3B61">
        <w:rPr>
          <w:lang w:val="en-GB"/>
        </w:rPr>
        <w:t xml:space="preserve"> channels</w:t>
      </w:r>
      <w:r w:rsidR="00E5359F" w:rsidRPr="009E3B61">
        <w:rPr>
          <w:lang w:val="en-GB"/>
        </w:rPr>
        <w:t xml:space="preserve"> of any number of</w:t>
      </w:r>
      <w:r w:rsidR="00226E97" w:rsidRPr="009E3B61">
        <w:rPr>
          <w:lang w:val="en-GB"/>
        </w:rPr>
        <w:t xml:space="preserve"> digitizing</w:t>
      </w:r>
      <w:r w:rsidR="00E5359F" w:rsidRPr="009E3B61">
        <w:rPr>
          <w:lang w:val="en-GB"/>
        </w:rPr>
        <w:t xml:space="preserve"> cards</w:t>
      </w:r>
      <w:r w:rsidR="00B01C2D" w:rsidRPr="009E3B61">
        <w:rPr>
          <w:lang w:val="en-GB"/>
        </w:rPr>
        <w:t xml:space="preserve"> by adding or removing rows to the table</w:t>
      </w:r>
      <w:r w:rsidR="00E5359F" w:rsidRPr="009E3B61">
        <w:rPr>
          <w:lang w:val="en-GB"/>
        </w:rPr>
        <w:t xml:space="preserve"> </w:t>
      </w:r>
      <w:r w:rsidR="00B01C2D" w:rsidRPr="009E3B61">
        <w:rPr>
          <w:rStyle w:val="guielementChar"/>
          <w:lang w:val="en-GB"/>
        </w:rPr>
        <w:t>ADC Channels</w:t>
      </w:r>
      <w:r w:rsidR="00B01C2D" w:rsidRPr="009E3B61">
        <w:rPr>
          <w:lang w:val="en-GB"/>
        </w:rPr>
        <w:t xml:space="preserve">. Each virtual channel </w:t>
      </w:r>
      <w:r w:rsidR="00E5359F" w:rsidRPr="009E3B61">
        <w:rPr>
          <w:lang w:val="en-GB"/>
        </w:rPr>
        <w:t xml:space="preserve">(row) </w:t>
      </w:r>
      <w:r w:rsidR="00B01C2D" w:rsidRPr="009E3B61">
        <w:rPr>
          <w:lang w:val="en-GB"/>
        </w:rPr>
        <w:t xml:space="preserve">contains </w:t>
      </w:r>
      <w:r w:rsidR="00B01C2D" w:rsidRPr="009E3B61">
        <w:rPr>
          <w:rStyle w:val="guielementChar"/>
          <w:lang w:val="en-GB"/>
        </w:rPr>
        <w:t>Channel ID</w:t>
      </w:r>
      <w:r w:rsidR="00B01C2D" w:rsidRPr="009E3B61">
        <w:rPr>
          <w:lang w:val="en-GB"/>
        </w:rPr>
        <w:t xml:space="preserve"> (note </w:t>
      </w:r>
      <w:proofErr w:type="spellStart"/>
      <w:r w:rsidR="00B01C2D" w:rsidRPr="009E3B61">
        <w:rPr>
          <w:lang w:val="en-GB"/>
        </w:rPr>
        <w:t>niScope</w:t>
      </w:r>
      <w:proofErr w:type="spellEnd"/>
      <w:r w:rsidR="00B01C2D" w:rsidRPr="009E3B61">
        <w:rPr>
          <w:lang w:val="en-GB"/>
        </w:rPr>
        <w:t xml:space="preserve"> counts channels from zero), input </w:t>
      </w:r>
      <w:r w:rsidR="00B01C2D" w:rsidRPr="009E3B61">
        <w:rPr>
          <w:rStyle w:val="guielementChar"/>
          <w:lang w:val="en-GB"/>
        </w:rPr>
        <w:t>Range [</w:t>
      </w:r>
      <w:proofErr w:type="spellStart"/>
      <w:r w:rsidR="00B01C2D" w:rsidRPr="009E3B61">
        <w:rPr>
          <w:rStyle w:val="guielementChar"/>
          <w:lang w:val="en-GB"/>
        </w:rPr>
        <w:t>Vpk</w:t>
      </w:r>
      <w:proofErr w:type="spellEnd"/>
      <w:r w:rsidR="00B01C2D" w:rsidRPr="009E3B61">
        <w:rPr>
          <w:rStyle w:val="guielementChar"/>
          <w:lang w:val="en-GB"/>
        </w:rPr>
        <w:t>]</w:t>
      </w:r>
      <w:r w:rsidR="00B01C2D" w:rsidRPr="009E3B61">
        <w:rPr>
          <w:lang w:val="en-GB"/>
        </w:rPr>
        <w:t xml:space="preserve">, which is maximum applied voltage (e.g., 5 for range ±5 V), </w:t>
      </w:r>
      <w:r w:rsidR="00B01C2D" w:rsidRPr="009E3B61">
        <w:rPr>
          <w:rStyle w:val="guielementChar"/>
          <w:lang w:val="en-GB"/>
        </w:rPr>
        <w:t>Input Z</w:t>
      </w:r>
      <w:r w:rsidR="00B01C2D" w:rsidRPr="009E3B61">
        <w:rPr>
          <w:lang w:val="en-GB"/>
        </w:rPr>
        <w:t xml:space="preserve"> is input impedance of the channel and </w:t>
      </w:r>
      <w:r w:rsidR="00B01C2D" w:rsidRPr="009E3B61">
        <w:rPr>
          <w:rStyle w:val="guielementChar"/>
          <w:lang w:val="en-GB"/>
        </w:rPr>
        <w:t>Coupling</w:t>
      </w:r>
      <w:r w:rsidR="00B01C2D" w:rsidRPr="009E3B61">
        <w:rPr>
          <w:lang w:val="en-GB"/>
        </w:rPr>
        <w:t xml:space="preserve"> is mode of input coupling. The icons on the right of each row enables reordering or removal of row(s). Note the </w:t>
      </w:r>
      <w:r w:rsidR="00E5359F" w:rsidRPr="009E3B61">
        <w:rPr>
          <w:lang w:val="en-GB"/>
        </w:rPr>
        <w:t xml:space="preserve">physical channels of the card(s) </w:t>
      </w:r>
      <w:r w:rsidR="00B01C2D" w:rsidRPr="009E3B61">
        <w:rPr>
          <w:lang w:val="en-GB"/>
        </w:rPr>
        <w:t xml:space="preserve">which are not selected are </w:t>
      </w:r>
      <w:r w:rsidR="00E5359F" w:rsidRPr="009E3B61">
        <w:rPr>
          <w:lang w:val="en-GB"/>
        </w:rPr>
        <w:t xml:space="preserve">automatically set to </w:t>
      </w:r>
      <w:r w:rsidR="005C4D74" w:rsidRPr="009E3B61">
        <w:rPr>
          <w:lang w:val="en-GB"/>
        </w:rPr>
        <w:t>ground t</w:t>
      </w:r>
      <w:r w:rsidR="00E5359F" w:rsidRPr="009E3B61">
        <w:rPr>
          <w:lang w:val="en-GB"/>
        </w:rPr>
        <w:t xml:space="preserve">o prevent </w:t>
      </w:r>
      <w:proofErr w:type="spellStart"/>
      <w:r w:rsidR="00E5359F" w:rsidRPr="009E3B61">
        <w:rPr>
          <w:lang w:val="en-GB"/>
        </w:rPr>
        <w:t>buildup</w:t>
      </w:r>
      <w:proofErr w:type="spellEnd"/>
      <w:r w:rsidR="00E5359F" w:rsidRPr="009E3B61">
        <w:rPr>
          <w:lang w:val="en-GB"/>
        </w:rPr>
        <w:t xml:space="preserve"> of noise</w:t>
      </w:r>
      <w:r w:rsidR="005C4D74" w:rsidRPr="009E3B61">
        <w:rPr>
          <w:lang w:val="en-GB"/>
        </w:rPr>
        <w:t xml:space="preserve"> at near channels</w:t>
      </w:r>
      <w:r w:rsidR="00E5359F" w:rsidRPr="009E3B61">
        <w:rPr>
          <w:lang w:val="en-GB"/>
        </w:rPr>
        <w:t>. The driver supports PLL synchronization to the external 10</w:t>
      </w:r>
      <w:r w:rsidR="005C4D74" w:rsidRPr="009E3B61">
        <w:rPr>
          <w:lang w:val="en-GB"/>
        </w:rPr>
        <w:t> </w:t>
      </w:r>
      <w:r w:rsidR="00E5359F" w:rsidRPr="009E3B61">
        <w:rPr>
          <w:lang w:val="en-GB"/>
        </w:rPr>
        <w:t xml:space="preserve">MHz source, which is needed for coherent sampling or when synchronizing multiple cards. </w:t>
      </w:r>
      <w:proofErr w:type="gramStart"/>
      <w:r w:rsidR="00E5359F" w:rsidRPr="009E3B61">
        <w:rPr>
          <w:lang w:val="en-GB"/>
        </w:rPr>
        <w:t xml:space="preserve">Type in </w:t>
      </w:r>
      <w:r w:rsidR="00F809DA" w:rsidRPr="009E3B61">
        <w:rPr>
          <w:lang w:val="en-GB"/>
        </w:rPr>
        <w:t xml:space="preserve">the </w:t>
      </w:r>
      <w:r w:rsidR="00E5359F" w:rsidRPr="009E3B61">
        <w:rPr>
          <w:lang w:val="en-GB"/>
        </w:rPr>
        <w:t>nominal sync.</w:t>
      </w:r>
      <w:proofErr w:type="gramEnd"/>
      <w:r w:rsidR="00E5359F" w:rsidRPr="009E3B61">
        <w:rPr>
          <w:lang w:val="en-GB"/>
        </w:rPr>
        <w:t xml:space="preserve"> </w:t>
      </w:r>
      <w:proofErr w:type="gramStart"/>
      <w:r w:rsidR="00E5359F" w:rsidRPr="009E3B61">
        <w:rPr>
          <w:lang w:val="en-GB"/>
        </w:rPr>
        <w:t>frequency</w:t>
      </w:r>
      <w:proofErr w:type="gramEnd"/>
      <w:r w:rsidR="00E5359F" w:rsidRPr="009E3B61">
        <w:rPr>
          <w:lang w:val="en-GB"/>
        </w:rPr>
        <w:t xml:space="preserve"> to the </w:t>
      </w:r>
      <w:r w:rsidR="00E5359F" w:rsidRPr="009E3B61">
        <w:rPr>
          <w:rStyle w:val="guielementChar"/>
          <w:lang w:val="en-GB"/>
        </w:rPr>
        <w:t>External</w:t>
      </w:r>
      <w:r w:rsidR="005C4D74" w:rsidRPr="009E3B61">
        <w:rPr>
          <w:rStyle w:val="guielementChar"/>
          <w:lang w:val="en-GB"/>
        </w:rPr>
        <w:t> </w:t>
      </w:r>
      <w:r w:rsidR="00E5359F" w:rsidRPr="009E3B61">
        <w:rPr>
          <w:rStyle w:val="guielementChar"/>
          <w:lang w:val="en-GB"/>
        </w:rPr>
        <w:t>clock</w:t>
      </w:r>
      <w:r w:rsidR="005C4D74" w:rsidRPr="009E3B61">
        <w:rPr>
          <w:rStyle w:val="guielementChar"/>
          <w:lang w:val="en-GB"/>
        </w:rPr>
        <w:t> </w:t>
      </w:r>
      <w:r w:rsidR="00E5359F" w:rsidRPr="009E3B61">
        <w:rPr>
          <w:rStyle w:val="guielementChar"/>
          <w:lang w:val="en-GB"/>
        </w:rPr>
        <w:t>[Hz]</w:t>
      </w:r>
      <w:r w:rsidR="00E5359F" w:rsidRPr="009E3B61">
        <w:rPr>
          <w:lang w:val="en-GB"/>
        </w:rPr>
        <w:t xml:space="preserve"> entry to enable the PLL. Use value of 0 to switch to the internal clock. </w:t>
      </w:r>
      <w:r w:rsidR="00DA4AAB" w:rsidRPr="009E3B61">
        <w:rPr>
          <w:lang w:val="en-GB"/>
        </w:rPr>
        <w:t xml:space="preserve">Source of the synchronization clock can be selected by </w:t>
      </w:r>
      <w:r w:rsidR="00DA4AAB" w:rsidRPr="009E3B61">
        <w:rPr>
          <w:rStyle w:val="guielementChar"/>
          <w:lang w:val="en-GB"/>
        </w:rPr>
        <w:t>External clock mode</w:t>
      </w:r>
      <w:r w:rsidR="00DA4AAB" w:rsidRPr="009E3B61">
        <w:rPr>
          <w:lang w:val="en-GB"/>
        </w:rPr>
        <w:t xml:space="preserve">. Selection </w:t>
      </w:r>
      <w:r w:rsidR="00DA4AAB" w:rsidRPr="009E3B61">
        <w:rPr>
          <w:rStyle w:val="guielementChar"/>
          <w:lang w:val="en-GB"/>
        </w:rPr>
        <w:t>VAL_CLK_IN</w:t>
      </w:r>
      <w:r w:rsidR="00DA4AAB" w:rsidRPr="009E3B61">
        <w:rPr>
          <w:lang w:val="en-GB"/>
        </w:rPr>
        <w:t xml:space="preserve"> refers to front “CLK IN” SMB of 5922. Options </w:t>
      </w:r>
      <w:r w:rsidR="00DA4AAB" w:rsidRPr="009E3B61">
        <w:rPr>
          <w:rStyle w:val="guielementChar"/>
          <w:lang w:val="en-GB"/>
        </w:rPr>
        <w:t>VAL_PXI_CLOCK</w:t>
      </w:r>
      <w:r w:rsidR="00DA4AAB" w:rsidRPr="009E3B61">
        <w:rPr>
          <w:lang w:val="en-GB"/>
        </w:rPr>
        <w:t xml:space="preserve"> should select internal chassis clock distribution. </w:t>
      </w:r>
      <w:r w:rsidR="00E5359F" w:rsidRPr="009E3B61">
        <w:rPr>
          <w:lang w:val="en-GB"/>
        </w:rPr>
        <w:t xml:space="preserve">Last option is </w:t>
      </w:r>
      <w:r w:rsidR="00E5359F" w:rsidRPr="009E3B61">
        <w:rPr>
          <w:rStyle w:val="guielementChar"/>
          <w:lang w:val="en-GB"/>
        </w:rPr>
        <w:t>Use streaming mode</w:t>
      </w:r>
      <w:r w:rsidR="00E5359F" w:rsidRPr="009E3B61">
        <w:rPr>
          <w:lang w:val="en-GB"/>
        </w:rPr>
        <w:t xml:space="preserve">, which will enable runtime streaming of the sample data from the cards to </w:t>
      </w:r>
      <w:r w:rsidR="005C4D74" w:rsidRPr="009E3B61">
        <w:rPr>
          <w:lang w:val="en-GB"/>
        </w:rPr>
        <w:t xml:space="preserve">the </w:t>
      </w:r>
      <w:r w:rsidR="00E5359F" w:rsidRPr="009E3B61">
        <w:rPr>
          <w:lang w:val="en-GB"/>
        </w:rPr>
        <w:t xml:space="preserve">disk storage. This option still uses the internal </w:t>
      </w:r>
      <w:r w:rsidR="005C4D74" w:rsidRPr="009E3B61">
        <w:rPr>
          <w:lang w:val="en-GB"/>
        </w:rPr>
        <w:t xml:space="preserve">card </w:t>
      </w:r>
      <w:r w:rsidR="00E5359F" w:rsidRPr="009E3B61">
        <w:rPr>
          <w:lang w:val="en-GB"/>
        </w:rPr>
        <w:t xml:space="preserve">memory, but </w:t>
      </w:r>
      <w:r w:rsidR="005C4D74" w:rsidRPr="009E3B61">
        <w:rPr>
          <w:lang w:val="en-GB"/>
        </w:rPr>
        <w:t xml:space="preserve">it </w:t>
      </w:r>
      <w:r w:rsidR="00E5359F" w:rsidRPr="009E3B61">
        <w:rPr>
          <w:lang w:val="en-GB"/>
        </w:rPr>
        <w:t xml:space="preserve">reads the sample </w:t>
      </w:r>
      <w:r w:rsidR="005C4D74" w:rsidRPr="009E3B61">
        <w:rPr>
          <w:lang w:val="en-GB"/>
        </w:rPr>
        <w:t xml:space="preserve">data </w:t>
      </w:r>
      <w:r w:rsidR="00E5359F" w:rsidRPr="009E3B61">
        <w:rPr>
          <w:lang w:val="en-GB"/>
        </w:rPr>
        <w:t xml:space="preserve">along with the sampling, so unless the disk storage is too slow, user may digitize indefinitely. </w:t>
      </w:r>
      <w:r w:rsidR="002E05C9" w:rsidRPr="009E3B61">
        <w:rPr>
          <w:lang w:val="en-GB"/>
        </w:rPr>
        <w:t xml:space="preserve">Validity of the setup can be tested by the button </w:t>
      </w:r>
      <w:r w:rsidR="002E05C9" w:rsidRPr="009E3B61">
        <w:rPr>
          <w:rStyle w:val="guielementChar"/>
          <w:lang w:val="en-GB"/>
        </w:rPr>
        <w:t>TEST</w:t>
      </w:r>
      <w:r w:rsidR="002E05C9" w:rsidRPr="009E3B61">
        <w:rPr>
          <w:lang w:val="en-GB"/>
        </w:rPr>
        <w:t xml:space="preserve">. Eventual problems will be shown in the black area below. The </w:t>
      </w:r>
      <w:r w:rsidR="002E05C9" w:rsidRPr="009E3B61">
        <w:rPr>
          <w:rStyle w:val="guielementChar"/>
          <w:lang w:val="en-GB"/>
        </w:rPr>
        <w:t>SELF-CAL</w:t>
      </w:r>
      <w:r w:rsidR="002E05C9" w:rsidRPr="009E3B61">
        <w:rPr>
          <w:lang w:val="en-GB"/>
        </w:rPr>
        <w:t xml:space="preserve"> button will initiate self-calibration routine of all selected digitizer cards.</w:t>
      </w:r>
    </w:p>
    <w:p w:rsidR="00CA5F23" w:rsidRPr="009E3B61" w:rsidRDefault="00305723">
      <w:pPr>
        <w:keepNext/>
        <w:jc w:val="center"/>
        <w:rPr>
          <w:lang w:val="en-GB"/>
        </w:rPr>
      </w:pPr>
      <w:r w:rsidRPr="009E3B61">
        <w:rPr>
          <w:noProof/>
          <w:lang w:val="cs-CZ" w:eastAsia="cs-CZ"/>
        </w:rPr>
        <w:lastRenderedPageBreak/>
        <w:drawing>
          <wp:inline distT="0" distB="0" distL="0" distR="0" wp14:anchorId="6359F0EC" wp14:editId="0C7C731E">
            <wp:extent cx="5760720" cy="3740785"/>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40785"/>
                    </a:xfrm>
                    <a:prstGeom prst="rect">
                      <a:avLst/>
                    </a:prstGeom>
                  </pic:spPr>
                </pic:pic>
              </a:graphicData>
            </a:graphic>
          </wp:inline>
        </w:drawing>
      </w:r>
    </w:p>
    <w:p w:rsidR="00220BA2" w:rsidRPr="009E3B61" w:rsidRDefault="00CA5F23" w:rsidP="00F366EB">
      <w:pPr>
        <w:pStyle w:val="Titulek"/>
      </w:pPr>
      <w:bookmarkStart w:id="37" w:name="_Ref536102005"/>
      <w:bookmarkStart w:id="38" w:name="_Ref528073862"/>
      <w:bookmarkStart w:id="39" w:name="_Toc6233749"/>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7</w:t>
      </w:r>
      <w:r w:rsidR="00A56CE1">
        <w:fldChar w:fldCharType="end"/>
      </w:r>
      <w:bookmarkEnd w:id="37"/>
      <w:bookmarkEnd w:id="38"/>
      <w:r w:rsidRPr="009E3B61">
        <w:t xml:space="preserve">: TWM configuration panel for Agilent 3458A sampling </w:t>
      </w:r>
      <w:proofErr w:type="spellStart"/>
      <w:r w:rsidRPr="009E3B61">
        <w:t>multimeters</w:t>
      </w:r>
      <w:proofErr w:type="spellEnd"/>
      <w:r w:rsidRPr="009E3B61">
        <w:t>.</w:t>
      </w:r>
      <w:bookmarkEnd w:id="39"/>
    </w:p>
    <w:p w:rsidR="003061AA" w:rsidRPr="009E3B61" w:rsidRDefault="002E05C9" w:rsidP="002E05C9">
      <w:pPr>
        <w:rPr>
          <w:lang w:val="en-GB"/>
        </w:rPr>
      </w:pPr>
      <w:r w:rsidRPr="009E3B61">
        <w:rPr>
          <w:lang w:val="en-GB"/>
        </w:rPr>
        <w:t xml:space="preserve">Configuration panel for the digitizers </w:t>
      </w:r>
      <w:r w:rsidRPr="009E3B61">
        <w:rPr>
          <w:rStyle w:val="guielementChar"/>
          <w:lang w:val="en-GB"/>
        </w:rPr>
        <w:t>3458A</w:t>
      </w:r>
      <w:r w:rsidRPr="009E3B61">
        <w:rPr>
          <w:lang w:val="en-GB"/>
        </w:rPr>
        <w:t xml:space="preserve"> is shown in </w:t>
      </w:r>
      <w:r w:rsidRPr="009E3B61">
        <w:rPr>
          <w:lang w:val="en-GB"/>
        </w:rPr>
        <w:fldChar w:fldCharType="begin"/>
      </w:r>
      <w:r w:rsidRPr="009E3B61">
        <w:rPr>
          <w:lang w:val="en-GB"/>
        </w:rPr>
        <w:instrText xml:space="preserve"> REF _Ref528073862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7</w:t>
      </w:r>
      <w:r w:rsidRPr="009E3B61">
        <w:rPr>
          <w:lang w:val="en-GB"/>
        </w:rPr>
        <w:fldChar w:fldCharType="end"/>
      </w:r>
      <w:r w:rsidRPr="009E3B61">
        <w:rPr>
          <w:lang w:val="en-GB"/>
        </w:rPr>
        <w:t xml:space="preserve">. </w:t>
      </w:r>
      <w:r w:rsidR="003061AA" w:rsidRPr="009E3B61">
        <w:rPr>
          <w:lang w:val="en-GB"/>
        </w:rPr>
        <w:t xml:space="preserve">User may create any number of virtual channels by adding or removing rows to the table </w:t>
      </w:r>
      <w:r w:rsidR="003061AA" w:rsidRPr="009E3B61">
        <w:rPr>
          <w:rStyle w:val="guielementChar"/>
          <w:lang w:val="en-GB"/>
        </w:rPr>
        <w:t>DMM Channels</w:t>
      </w:r>
      <w:r w:rsidR="003061AA" w:rsidRPr="009E3B61">
        <w:rPr>
          <w:lang w:val="en-GB"/>
        </w:rPr>
        <w:t xml:space="preserve">. </w:t>
      </w:r>
      <w:r w:rsidR="003061AA" w:rsidRPr="009E3B61">
        <w:rPr>
          <w:rStyle w:val="guielementChar"/>
          <w:lang w:val="en-GB"/>
        </w:rPr>
        <w:t>VISA</w:t>
      </w:r>
      <w:r w:rsidR="003061AA" w:rsidRPr="009E3B61">
        <w:rPr>
          <w:lang w:val="en-GB"/>
        </w:rPr>
        <w:t xml:space="preserve"> is visa address of the 3458A instruments. </w:t>
      </w:r>
      <w:r w:rsidR="003061AA" w:rsidRPr="009E3B61">
        <w:rPr>
          <w:rStyle w:val="guielementChar"/>
          <w:lang w:val="en-GB"/>
        </w:rPr>
        <w:t>Range [</w:t>
      </w:r>
      <w:proofErr w:type="spellStart"/>
      <w:r w:rsidR="003061AA" w:rsidRPr="009E3B61">
        <w:rPr>
          <w:rStyle w:val="guielementChar"/>
          <w:lang w:val="en-GB"/>
        </w:rPr>
        <w:t>Vpk</w:t>
      </w:r>
      <w:proofErr w:type="spellEnd"/>
      <w:r w:rsidR="003061AA" w:rsidRPr="009E3B61">
        <w:rPr>
          <w:rStyle w:val="guielementChar"/>
          <w:lang w:val="en-GB"/>
        </w:rPr>
        <w:t>]</w:t>
      </w:r>
      <w:r w:rsidR="003061AA" w:rsidRPr="009E3B61">
        <w:rPr>
          <w:lang w:val="en-GB"/>
        </w:rPr>
        <w:t xml:space="preserve"> is nominal range of the DMM. Typical value for digitizing is 1 V. </w:t>
      </w:r>
      <w:proofErr w:type="spellStart"/>
      <w:r w:rsidR="003061AA" w:rsidRPr="009E3B61">
        <w:rPr>
          <w:lang w:val="en-GB"/>
        </w:rPr>
        <w:t>Color</w:t>
      </w:r>
      <w:proofErr w:type="spellEnd"/>
      <w:r w:rsidR="003061AA" w:rsidRPr="009E3B61">
        <w:rPr>
          <w:lang w:val="en-GB"/>
        </w:rPr>
        <w:t xml:space="preserve"> icons on the right enable reordering or removal of the row(s). Driver has no internal limitation of the channels count. Control </w:t>
      </w:r>
      <w:r w:rsidR="003061AA" w:rsidRPr="009E3B61">
        <w:rPr>
          <w:rStyle w:val="guielementChar"/>
          <w:lang w:val="en-GB"/>
        </w:rPr>
        <w:t>DMM descriptor mode</w:t>
      </w:r>
      <w:r w:rsidR="003061AA" w:rsidRPr="009E3B61">
        <w:rPr>
          <w:lang w:val="en-GB"/>
        </w:rPr>
        <w:t xml:space="preserve"> allows to change the way the </w:t>
      </w:r>
      <w:proofErr w:type="spellStart"/>
      <w:r w:rsidR="003061AA" w:rsidRPr="009E3B61">
        <w:rPr>
          <w:lang w:val="en-GB"/>
        </w:rPr>
        <w:t>multimeters</w:t>
      </w:r>
      <w:proofErr w:type="spellEnd"/>
      <w:r w:rsidR="003061AA" w:rsidRPr="009E3B61">
        <w:rPr>
          <w:lang w:val="en-GB"/>
        </w:rPr>
        <w:t xml:space="preserve"> are identified. Selection of </w:t>
      </w:r>
      <w:r w:rsidR="003061AA" w:rsidRPr="009E3B61">
        <w:rPr>
          <w:rStyle w:val="guielementChar"/>
          <w:lang w:val="en-GB"/>
        </w:rPr>
        <w:t>Sequential</w:t>
      </w:r>
      <w:r w:rsidR="003061AA" w:rsidRPr="009E3B61">
        <w:rPr>
          <w:lang w:val="en-GB"/>
        </w:rPr>
        <w:t xml:space="preserve"> will generate fake identifiers “HP3458A, channel 1”, “HP3458A, channel 2”, etc. These are identifiers that must match channel names in the digitizer correction files. Another option </w:t>
      </w:r>
      <w:proofErr w:type="gramStart"/>
      <w:r w:rsidR="003061AA" w:rsidRPr="009E3B61">
        <w:rPr>
          <w:rStyle w:val="guielementChar"/>
          <w:lang w:val="en-GB"/>
        </w:rPr>
        <w:t>From</w:t>
      </w:r>
      <w:proofErr w:type="gramEnd"/>
      <w:r w:rsidR="003061AA" w:rsidRPr="009E3B61">
        <w:rPr>
          <w:rStyle w:val="guielementChar"/>
          <w:lang w:val="en-GB"/>
        </w:rPr>
        <w:t xml:space="preserve"> calibration string</w:t>
      </w:r>
      <w:r w:rsidR="003061AA" w:rsidRPr="009E3B61">
        <w:rPr>
          <w:lang w:val="en-GB"/>
        </w:rPr>
        <w:t xml:space="preserve"> means the TWM will scan the calibration string of each DMM (command “CALSTR?”) and if it discovers serial number in there, it will use it as an identifier. Using CALSTR for serial numbers is common practice for distinguishing the DMMs via GPIB. Selection of </w:t>
      </w:r>
      <w:r w:rsidR="003061AA" w:rsidRPr="009E3B61">
        <w:rPr>
          <w:rStyle w:val="guielementChar"/>
          <w:lang w:val="en-GB"/>
        </w:rPr>
        <w:t>Auto</w:t>
      </w:r>
      <w:r w:rsidR="003061AA" w:rsidRPr="009E3B61">
        <w:rPr>
          <w:lang w:val="en-GB"/>
        </w:rPr>
        <w:t xml:space="preserve"> will choose automatically with priority of calibration strings. Next option is </w:t>
      </w:r>
      <w:r w:rsidR="003061AA" w:rsidRPr="009E3B61">
        <w:rPr>
          <w:rStyle w:val="guielementChar"/>
          <w:lang w:val="en-GB"/>
        </w:rPr>
        <w:t>DMM digitizing mode</w:t>
      </w:r>
      <w:r w:rsidR="003061AA" w:rsidRPr="009E3B61">
        <w:rPr>
          <w:lang w:val="en-GB"/>
        </w:rPr>
        <w:t xml:space="preserve">, which selects the digitizing method. Available modes are </w:t>
      </w:r>
      <w:r w:rsidR="003061AA" w:rsidRPr="009E3B61">
        <w:rPr>
          <w:rStyle w:val="guielementChar"/>
          <w:lang w:val="en-GB"/>
        </w:rPr>
        <w:t>DCV</w:t>
      </w:r>
      <w:r w:rsidR="003061AA" w:rsidRPr="009E3B61">
        <w:rPr>
          <w:lang w:val="en-GB"/>
        </w:rPr>
        <w:t xml:space="preserve">, </w:t>
      </w:r>
      <w:r w:rsidR="003061AA" w:rsidRPr="009E3B61">
        <w:rPr>
          <w:rStyle w:val="guielementChar"/>
          <w:lang w:val="en-GB"/>
        </w:rPr>
        <w:t>DSDC</w:t>
      </w:r>
      <w:r w:rsidR="003061AA" w:rsidRPr="009E3B61">
        <w:rPr>
          <w:lang w:val="en-GB"/>
        </w:rPr>
        <w:t xml:space="preserve"> and </w:t>
      </w:r>
      <w:r w:rsidR="003061AA" w:rsidRPr="009E3B61">
        <w:rPr>
          <w:rStyle w:val="guielementChar"/>
          <w:lang w:val="en-GB"/>
        </w:rPr>
        <w:t>DSAC</w:t>
      </w:r>
      <w:r w:rsidR="003061AA" w:rsidRPr="009E3B61">
        <w:rPr>
          <w:lang w:val="en-GB"/>
        </w:rPr>
        <w:t xml:space="preserve"> (refer to 3458A manual</w:t>
      </w:r>
      <w:r w:rsidR="00147391" w:rsidRPr="009E3B61">
        <w:rPr>
          <w:lang w:val="en-GB"/>
        </w:rPr>
        <w:t xml:space="preserve"> for meaning</w:t>
      </w:r>
      <w:r w:rsidR="003061AA" w:rsidRPr="009E3B61">
        <w:rPr>
          <w:lang w:val="en-GB"/>
        </w:rPr>
        <w:t>)</w:t>
      </w:r>
      <w:r w:rsidR="00147391" w:rsidRPr="009E3B61">
        <w:rPr>
          <w:lang w:val="en-GB"/>
        </w:rPr>
        <w:t xml:space="preserve">. Option </w:t>
      </w:r>
      <w:r w:rsidR="00147391" w:rsidRPr="009E3B61">
        <w:rPr>
          <w:rStyle w:val="guielementChar"/>
          <w:lang w:val="en-GB"/>
        </w:rPr>
        <w:t>Synchronization mode</w:t>
      </w:r>
      <w:r w:rsidR="00147391" w:rsidRPr="009E3B61">
        <w:rPr>
          <w:lang w:val="en-GB"/>
        </w:rPr>
        <w:t xml:space="preserve"> determines the way how multiple DMMs are synchronized. Four selections are possible:</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TIMER</w:t>
      </w:r>
      <w:r w:rsidRPr="009E3B61">
        <w:rPr>
          <w:lang w:val="en-GB"/>
        </w:rPr>
        <w:t>: Master (first DMM in the list) clocks itself from internal TIMER. All other DMMs takes sample clock (EXT TRIG) from master’s EXT OUT. This option means sampling rate of the whole virtual digitizer is determined by the MASTER’s internal TIMER and thus by MASTER’s reference clock.</w:t>
      </w:r>
    </w:p>
    <w:p w:rsidR="00147391" w:rsidRPr="009E3B61" w:rsidRDefault="00147391" w:rsidP="00147391">
      <w:pPr>
        <w:pStyle w:val="Odstavecseseznamem"/>
        <w:numPr>
          <w:ilvl w:val="0"/>
          <w:numId w:val="29"/>
        </w:numPr>
        <w:rPr>
          <w:lang w:val="en-GB"/>
        </w:rPr>
      </w:pPr>
      <w:r w:rsidRPr="009E3B61">
        <w:rPr>
          <w:rStyle w:val="guielementChar"/>
          <w:lang w:val="en-GB"/>
        </w:rPr>
        <w:t>MASTER-SLAVE, MASTER clocked by AWG</w:t>
      </w:r>
      <w:r w:rsidRPr="009E3B61">
        <w:rPr>
          <w:lang w:val="en-GB"/>
        </w:rPr>
        <w:t>: Master EXT TRIG is clocked from the arbitrary waveform generator (AWG). All slaves are clocked via EXT TRIG from MASTER’s EXT OUT. The sampling clock is determined by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AWG</w:t>
      </w:r>
      <w:r w:rsidRPr="009E3B61">
        <w:rPr>
          <w:lang w:val="en-GB"/>
        </w:rPr>
        <w:t xml:space="preserve">: EXT TRIG of all DMMs </w:t>
      </w:r>
      <w:proofErr w:type="gramStart"/>
      <w:r w:rsidRPr="009E3B61">
        <w:rPr>
          <w:lang w:val="en-GB"/>
        </w:rPr>
        <w:t>are</w:t>
      </w:r>
      <w:proofErr w:type="gramEnd"/>
      <w:r w:rsidRPr="009E3B61">
        <w:rPr>
          <w:lang w:val="en-GB"/>
        </w:rPr>
        <w:t xml:space="preserve"> clocked from the AWG.</w:t>
      </w:r>
    </w:p>
    <w:p w:rsidR="00147391" w:rsidRPr="009E3B61" w:rsidRDefault="00147391" w:rsidP="00147391">
      <w:pPr>
        <w:pStyle w:val="Odstavecseseznamem"/>
        <w:numPr>
          <w:ilvl w:val="0"/>
          <w:numId w:val="29"/>
        </w:numPr>
        <w:rPr>
          <w:lang w:val="en-GB"/>
        </w:rPr>
      </w:pPr>
      <w:r w:rsidRPr="009E3B61">
        <w:rPr>
          <w:rStyle w:val="guielementChar"/>
          <w:lang w:val="en-GB"/>
        </w:rPr>
        <w:t>All clocked by TIMER</w:t>
      </w:r>
      <w:r w:rsidRPr="009E3B61">
        <w:rPr>
          <w:lang w:val="en-GB"/>
        </w:rPr>
        <w:t xml:space="preserve">: All DMM’s are clocked from their internal TIMERs. This special mode is dedicated for DMMs with modified internal reference clocks, which can be locked to the external 10 MHz source. The absolute time shift </w:t>
      </w:r>
      <w:r w:rsidRPr="009E3B61">
        <w:rPr>
          <w:lang w:val="en-GB"/>
        </w:rPr>
        <w:lastRenderedPageBreak/>
        <w:t xml:space="preserve">between the channels is determined by additional counter connected between EXT OUT outputs of the DMMs. Note this is intended for two DMMs only. </w:t>
      </w:r>
    </w:p>
    <w:p w:rsidR="00147391" w:rsidRPr="009E3B61" w:rsidRDefault="00147391" w:rsidP="00147391">
      <w:pPr>
        <w:rPr>
          <w:lang w:val="en-GB"/>
        </w:rPr>
      </w:pPr>
      <w:r w:rsidRPr="009E3B61">
        <w:rPr>
          <w:lang w:val="en-GB"/>
        </w:rPr>
        <w:t xml:space="preserve">Typical selection when non-coherent sampling is acceptable is (i). </w:t>
      </w:r>
      <w:proofErr w:type="gramStart"/>
      <w:r w:rsidRPr="009E3B61">
        <w:rPr>
          <w:lang w:val="en-GB"/>
        </w:rPr>
        <w:t>For coherent sampling use modes (ii) or (iii).</w:t>
      </w:r>
      <w:proofErr w:type="gramEnd"/>
      <w:r w:rsidRPr="009E3B61">
        <w:rPr>
          <w:lang w:val="en-GB"/>
        </w:rPr>
        <w:t xml:space="preserve"> </w:t>
      </w:r>
      <w:r w:rsidR="00353CD7" w:rsidRPr="009E3B61">
        <w:rPr>
          <w:lang w:val="en-GB"/>
        </w:rPr>
        <w:t>Note in modes (ii) and (iii) user must define AWG type and AWG VISA address and in mode (</w:t>
      </w:r>
      <w:proofErr w:type="gramStart"/>
      <w:r w:rsidR="00353CD7" w:rsidRPr="009E3B61">
        <w:rPr>
          <w:lang w:val="en-GB"/>
        </w:rPr>
        <w:t>iv</w:t>
      </w:r>
      <w:proofErr w:type="gramEnd"/>
      <w:r w:rsidR="00353CD7" w:rsidRPr="009E3B61">
        <w:rPr>
          <w:lang w:val="en-GB"/>
        </w:rPr>
        <w:t xml:space="preserve">) user must define Counter type and Counter VISA address. </w:t>
      </w:r>
    </w:p>
    <w:p w:rsidR="00F809DA" w:rsidRPr="009E3B61" w:rsidRDefault="00F809DA" w:rsidP="00147391">
      <w:pPr>
        <w:rPr>
          <w:lang w:val="en-GB"/>
        </w:rPr>
      </w:pPr>
      <w:r w:rsidRPr="009E3B61">
        <w:rPr>
          <w:lang w:val="en-GB"/>
        </w:rPr>
        <w:t xml:space="preserve">Note the modes (ii) and (iii) can be used with </w:t>
      </w:r>
      <w:r w:rsidR="00305723" w:rsidRPr="009E3B61">
        <w:rPr>
          <w:lang w:val="en-GB"/>
        </w:rPr>
        <w:t>a</w:t>
      </w:r>
      <w:r w:rsidRPr="009E3B61">
        <w:rPr>
          <w:lang w:val="en-GB"/>
        </w:rPr>
        <w:t xml:space="preserve">n external non-controlled source of sampling pulses, which may be e.g. some PLL synchronizing unit or other instrument’s output. In that case the </w:t>
      </w:r>
      <w:r w:rsidRPr="009E3B61">
        <w:rPr>
          <w:rStyle w:val="guielementChar"/>
          <w:lang w:val="en-GB"/>
        </w:rPr>
        <w:t>AWG type</w:t>
      </w:r>
      <w:r w:rsidRPr="009E3B61">
        <w:rPr>
          <w:lang w:val="en-GB"/>
        </w:rPr>
        <w:t xml:space="preserve"> </w:t>
      </w:r>
      <w:r w:rsidR="00305723" w:rsidRPr="009E3B61">
        <w:rPr>
          <w:lang w:val="en-GB"/>
        </w:rPr>
        <w:t>has to be</w:t>
      </w:r>
      <w:r w:rsidRPr="009E3B61">
        <w:rPr>
          <w:lang w:val="en-GB"/>
        </w:rPr>
        <w:t xml:space="preserve"> set to </w:t>
      </w:r>
      <w:r w:rsidRPr="009E3B61">
        <w:rPr>
          <w:rStyle w:val="guielementChar"/>
          <w:lang w:val="en-GB"/>
        </w:rPr>
        <w:t>dummy</w:t>
      </w:r>
      <w:r w:rsidRPr="009E3B61">
        <w:rPr>
          <w:lang w:val="en-GB"/>
        </w:rPr>
        <w:t xml:space="preserve">, which means TWM will </w:t>
      </w:r>
      <w:r w:rsidR="00FC5718" w:rsidRPr="009E3B61">
        <w:rPr>
          <w:lang w:val="en-GB"/>
        </w:rPr>
        <w:t>ignore</w:t>
      </w:r>
      <w:r w:rsidRPr="009E3B61">
        <w:rPr>
          <w:lang w:val="en-GB"/>
        </w:rPr>
        <w:t xml:space="preserve"> it. The sample clock </w:t>
      </w:r>
      <w:r w:rsidR="00FC5718" w:rsidRPr="009E3B61">
        <w:rPr>
          <w:lang w:val="en-GB"/>
        </w:rPr>
        <w:t xml:space="preserve">generator </w:t>
      </w:r>
      <w:r w:rsidRPr="009E3B61">
        <w:rPr>
          <w:lang w:val="en-GB"/>
        </w:rPr>
        <w:t>will be connected to the EXT TRIG of master (ii) or EXT TRIG of all DMMs</w:t>
      </w:r>
      <w:r w:rsidR="00FC5718" w:rsidRPr="009E3B61">
        <w:rPr>
          <w:lang w:val="en-GB"/>
        </w:rPr>
        <w:t xml:space="preserve"> (iii)</w:t>
      </w:r>
      <w:r w:rsidRPr="009E3B61">
        <w:rPr>
          <w:lang w:val="en-GB"/>
        </w:rPr>
        <w:t>.</w:t>
      </w:r>
      <w:r w:rsidR="00FC5718" w:rsidRPr="009E3B61">
        <w:rPr>
          <w:lang w:val="en-GB"/>
        </w:rPr>
        <w:t xml:space="preserve"> Typical example of such operation is calibration of </w:t>
      </w:r>
      <w:r w:rsidRPr="009E3B61">
        <w:rPr>
          <w:lang w:val="en-GB"/>
        </w:rPr>
        <w:t>Fluke 6100 calibrator series</w:t>
      </w:r>
      <w:r w:rsidR="00FC5718" w:rsidRPr="009E3B61">
        <w:rPr>
          <w:lang w:val="en-GB"/>
        </w:rPr>
        <w:t xml:space="preserve">, which are equipped by </w:t>
      </w:r>
      <w:r w:rsidR="00305723" w:rsidRPr="009E3B61">
        <w:rPr>
          <w:lang w:val="en-GB"/>
        </w:rPr>
        <w:t xml:space="preserve">a </w:t>
      </w:r>
      <w:r w:rsidR="00586431" w:rsidRPr="009E3B61">
        <w:rPr>
          <w:lang w:val="en-GB"/>
        </w:rPr>
        <w:t>“Sample Ref Output</w:t>
      </w:r>
      <w:r w:rsidR="007F7A24" w:rsidRPr="009E3B61">
        <w:rPr>
          <w:lang w:val="en-GB"/>
        </w:rPr>
        <w:t>”</w:t>
      </w:r>
      <w:r w:rsidR="00586431" w:rsidRPr="009E3B61">
        <w:rPr>
          <w:lang w:val="en-GB"/>
        </w:rPr>
        <w:t xml:space="preserve"> </w:t>
      </w:r>
      <w:r w:rsidR="007F7A24" w:rsidRPr="009E3B61">
        <w:rPr>
          <w:lang w:val="en-GB"/>
        </w:rPr>
        <w:t>c</w:t>
      </w:r>
      <w:r w:rsidR="00586431" w:rsidRPr="009E3B61">
        <w:rPr>
          <w:lang w:val="en-GB"/>
        </w:rPr>
        <w:t>onnector</w:t>
      </w:r>
      <w:r w:rsidRPr="009E3B61">
        <w:rPr>
          <w:lang w:val="en-GB"/>
        </w:rPr>
        <w:t>.</w:t>
      </w:r>
      <w:r w:rsidR="00FC5718" w:rsidRPr="009E3B61">
        <w:rPr>
          <w:lang w:val="en-GB"/>
        </w:rPr>
        <w:t xml:space="preserve"> </w:t>
      </w:r>
      <w:r w:rsidR="00DA5B28" w:rsidRPr="009E3B61">
        <w:rPr>
          <w:lang w:val="en-GB"/>
        </w:rPr>
        <w:t>This output can be enabled and it outputs fundamental frequency multiplied by certain factor. It is convenient e.g. for achieving coherent sampling.</w:t>
      </w:r>
    </w:p>
    <w:p w:rsidR="00353CD7" w:rsidRPr="009E3B61" w:rsidRDefault="00147391" w:rsidP="00147391">
      <w:pPr>
        <w:rPr>
          <w:lang w:val="en-GB"/>
        </w:rPr>
      </w:pPr>
      <w:r w:rsidRPr="009E3B61">
        <w:rPr>
          <w:lang w:val="en-GB"/>
        </w:rPr>
        <w:t xml:space="preserve">Next option is </w:t>
      </w:r>
      <w:r w:rsidRPr="009E3B61">
        <w:rPr>
          <w:rStyle w:val="guielementChar"/>
          <w:lang w:val="en-GB"/>
        </w:rPr>
        <w:t>Use streaming mode</w:t>
      </w:r>
      <w:r w:rsidRPr="009E3B61">
        <w:rPr>
          <w:lang w:val="en-GB"/>
        </w:rPr>
        <w:t xml:space="preserve">, which will enable direct readout of the samples via GPIB without </w:t>
      </w:r>
      <w:r w:rsidR="00353CD7" w:rsidRPr="009E3B61">
        <w:rPr>
          <w:lang w:val="en-GB"/>
        </w:rPr>
        <w:t xml:space="preserve">the limitation of the </w:t>
      </w:r>
      <w:r w:rsidRPr="009E3B61">
        <w:rPr>
          <w:lang w:val="en-GB"/>
        </w:rPr>
        <w:t>internal DMM memory. This will enable up to 16</w:t>
      </w:r>
      <w:r w:rsidR="00353CD7" w:rsidRPr="009E3B61">
        <w:rPr>
          <w:lang w:val="en-GB"/>
        </w:rPr>
        <w:t> </w:t>
      </w:r>
      <w:proofErr w:type="spellStart"/>
      <w:r w:rsidRPr="009E3B61">
        <w:rPr>
          <w:lang w:val="en-GB"/>
        </w:rPr>
        <w:t>MSamples</w:t>
      </w:r>
      <w:proofErr w:type="spellEnd"/>
      <w:r w:rsidR="00353CD7" w:rsidRPr="009E3B61">
        <w:rPr>
          <w:lang w:val="en-GB"/>
        </w:rPr>
        <w:t xml:space="preserve"> per channel</w:t>
      </w:r>
      <w:r w:rsidRPr="009E3B61">
        <w:rPr>
          <w:lang w:val="en-GB"/>
        </w:rPr>
        <w:t xml:space="preserve"> to be captured in one </w:t>
      </w:r>
      <w:r w:rsidR="00353CD7" w:rsidRPr="009E3B61">
        <w:rPr>
          <w:lang w:val="en-GB"/>
        </w:rPr>
        <w:t xml:space="preserve">record. However, this mode requires one GPIB controller for each DMM and it may fail for </w:t>
      </w:r>
      <w:r w:rsidR="00D23564" w:rsidRPr="009E3B61">
        <w:rPr>
          <w:lang w:val="en-GB"/>
        </w:rPr>
        <w:t xml:space="preserve">the </w:t>
      </w:r>
      <w:r w:rsidR="00353CD7" w:rsidRPr="009E3B61">
        <w:rPr>
          <w:lang w:val="en-GB"/>
        </w:rPr>
        <w:t>highest sampling rate</w:t>
      </w:r>
      <w:r w:rsidR="00D23564" w:rsidRPr="009E3B61">
        <w:rPr>
          <w:lang w:val="en-GB"/>
        </w:rPr>
        <w:t>s</w:t>
      </w:r>
      <w:r w:rsidR="00353CD7" w:rsidRPr="009E3B61">
        <w:rPr>
          <w:lang w:val="en-GB"/>
        </w:rPr>
        <w:t xml:space="preserve">. The fail will be indicated by beep and message “trigger too fast” while sampling. The streaming method is faster, as the data are read continuously. Another option is </w:t>
      </w:r>
      <w:r w:rsidR="00353CD7" w:rsidRPr="009E3B61">
        <w:rPr>
          <w:rStyle w:val="guielementChar"/>
          <w:lang w:val="en-GB"/>
        </w:rPr>
        <w:t>Measure temperature</w:t>
      </w:r>
      <w:r w:rsidR="00353CD7" w:rsidRPr="009E3B61">
        <w:rPr>
          <w:lang w:val="en-GB"/>
        </w:rPr>
        <w:t>, which will read the internal DMM temperature once per record. Note it takes additional time</w:t>
      </w:r>
      <w:r w:rsidR="00D23564" w:rsidRPr="009E3B61">
        <w:rPr>
          <w:lang w:val="en-GB"/>
        </w:rPr>
        <w:t xml:space="preserve"> as the re</w:t>
      </w:r>
      <w:r w:rsidR="00891619" w:rsidRPr="009E3B61">
        <w:rPr>
          <w:lang w:val="en-GB"/>
        </w:rPr>
        <w:t>a</w:t>
      </w:r>
      <w:r w:rsidR="00D23564" w:rsidRPr="009E3B61">
        <w:rPr>
          <w:lang w:val="en-GB"/>
        </w:rPr>
        <w:t xml:space="preserve">ding is made via </w:t>
      </w:r>
      <w:r w:rsidR="00891619" w:rsidRPr="009E3B61">
        <w:rPr>
          <w:lang w:val="en-GB"/>
        </w:rPr>
        <w:t xml:space="preserve">the </w:t>
      </w:r>
      <w:r w:rsidR="00D23564" w:rsidRPr="009E3B61">
        <w:rPr>
          <w:lang w:val="en-GB"/>
        </w:rPr>
        <w:t>main ADC</w:t>
      </w:r>
      <w:r w:rsidR="00353CD7" w:rsidRPr="009E3B61">
        <w:rPr>
          <w:lang w:val="en-GB"/>
        </w:rPr>
        <w:t xml:space="preserve">. Last option is </w:t>
      </w:r>
      <w:r w:rsidR="00353CD7" w:rsidRPr="009E3B61">
        <w:rPr>
          <w:rStyle w:val="guielementChar"/>
          <w:lang w:val="en-GB"/>
        </w:rPr>
        <w:t>Disable display</w:t>
      </w:r>
      <w:r w:rsidR="00353CD7" w:rsidRPr="009E3B61">
        <w:rPr>
          <w:lang w:val="en-GB"/>
        </w:rPr>
        <w:t xml:space="preserve"> which will turn the CFL displays off while digitizing. It is recommended to reduce the noise.</w:t>
      </w:r>
    </w:p>
    <w:p w:rsidR="00305723" w:rsidRPr="009E3B61" w:rsidRDefault="00305723" w:rsidP="00147391">
      <w:pPr>
        <w:rPr>
          <w:lang w:val="en-GB"/>
        </w:rPr>
      </w:pPr>
      <w:r w:rsidRPr="009E3B61">
        <w:rPr>
          <w:lang w:val="en-GB"/>
        </w:rPr>
        <w:t xml:space="preserve">Last option is selection mode of the DMM integration time (aperture) made by control </w:t>
      </w:r>
      <w:r w:rsidRPr="009E3B61">
        <w:rPr>
          <w:rStyle w:val="guielementChar"/>
          <w:lang w:val="en-GB"/>
        </w:rPr>
        <w:t>Aperture selection mode</w:t>
      </w:r>
      <w:r w:rsidRPr="009E3B61">
        <w:rPr>
          <w:lang w:val="en-GB"/>
        </w:rPr>
        <w:t>. Three options are available:</w:t>
      </w:r>
    </w:p>
    <w:p w:rsidR="00305723" w:rsidRPr="009E3B61" w:rsidRDefault="00305723" w:rsidP="00305723">
      <w:pPr>
        <w:pStyle w:val="Odstavecseseznamem"/>
        <w:numPr>
          <w:ilvl w:val="0"/>
          <w:numId w:val="38"/>
        </w:numPr>
        <w:rPr>
          <w:lang w:val="en-GB"/>
        </w:rPr>
      </w:pPr>
      <w:r w:rsidRPr="009E3B61">
        <w:rPr>
          <w:rStyle w:val="guielementChar"/>
          <w:lang w:val="en-GB"/>
        </w:rPr>
        <w:t>Manual</w:t>
      </w:r>
      <w:r w:rsidRPr="009E3B61">
        <w:rPr>
          <w:lang w:val="en-GB"/>
        </w:rPr>
        <w:t>: user selects the aperture in the new measurement configuration.</w:t>
      </w:r>
    </w:p>
    <w:p w:rsidR="000409E7" w:rsidRPr="009E3B61" w:rsidRDefault="00305723" w:rsidP="00305723">
      <w:pPr>
        <w:pStyle w:val="Odstavecseseznamem"/>
        <w:numPr>
          <w:ilvl w:val="0"/>
          <w:numId w:val="38"/>
        </w:numPr>
        <w:rPr>
          <w:lang w:val="en-GB"/>
        </w:rPr>
      </w:pPr>
      <w:r w:rsidRPr="009E3B61">
        <w:rPr>
          <w:rStyle w:val="guielementChar"/>
          <w:lang w:val="en-GB"/>
        </w:rPr>
        <w:t>Table</w:t>
      </w:r>
      <w:r w:rsidRPr="009E3B61">
        <w:rPr>
          <w:lang w:val="en-GB"/>
        </w:rPr>
        <w:t xml:space="preserve">: TWM selects the aperture based on the rules in table </w:t>
      </w:r>
      <w:r w:rsidRPr="009E3B61">
        <w:rPr>
          <w:rStyle w:val="guielementChar"/>
          <w:lang w:val="en-GB"/>
        </w:rPr>
        <w:t>Aperture auto selection rules</w:t>
      </w:r>
      <w:r w:rsidR="000409E7" w:rsidRPr="009E3B61">
        <w:rPr>
          <w:lang w:val="en-GB"/>
        </w:rPr>
        <w:t xml:space="preserve"> depending on the sampling frequency. This option is helpful to limit possible apertures to few calibrated values. The example shown in </w:t>
      </w:r>
      <w:r w:rsidR="000409E7" w:rsidRPr="009E3B61">
        <w:rPr>
          <w:lang w:val="en-GB"/>
        </w:rPr>
        <w:fldChar w:fldCharType="begin"/>
      </w:r>
      <w:r w:rsidR="000409E7" w:rsidRPr="009E3B61">
        <w:rPr>
          <w:lang w:val="en-GB"/>
        </w:rPr>
        <w:instrText xml:space="preserve"> REF _Ref536102005 \h </w:instrText>
      </w:r>
      <w:r w:rsidR="000409E7" w:rsidRPr="009E3B61">
        <w:rPr>
          <w:lang w:val="en-GB"/>
        </w:rPr>
      </w:r>
      <w:r w:rsidR="000409E7" w:rsidRPr="009E3B61">
        <w:rPr>
          <w:lang w:val="en-GB"/>
        </w:rPr>
        <w:fldChar w:fldCharType="separate"/>
      </w:r>
      <w:r w:rsidR="00A56CE1" w:rsidRPr="009E3B61">
        <w:t xml:space="preserve">Figure </w:t>
      </w:r>
      <w:r w:rsidR="00A56CE1">
        <w:rPr>
          <w:noProof/>
        </w:rPr>
        <w:t>A</w:t>
      </w:r>
      <w:r w:rsidR="00A56CE1">
        <w:noBreakHyphen/>
      </w:r>
      <w:r w:rsidR="00A56CE1">
        <w:rPr>
          <w:noProof/>
        </w:rPr>
        <w:t>7</w:t>
      </w:r>
      <w:r w:rsidR="000409E7" w:rsidRPr="009E3B61">
        <w:rPr>
          <w:lang w:val="en-GB"/>
        </w:rPr>
        <w:fldChar w:fldCharType="end"/>
      </w:r>
      <w:r w:rsidR="000409E7" w:rsidRPr="009E3B61">
        <w:rPr>
          <w:lang w:val="en-GB"/>
        </w:rPr>
        <w:t xml:space="preserve"> defines to select aperture of 102 µs up to 8 </w:t>
      </w:r>
      <w:proofErr w:type="spellStart"/>
      <w:r w:rsidR="000409E7" w:rsidRPr="009E3B61">
        <w:rPr>
          <w:lang w:val="en-GB"/>
        </w:rPr>
        <w:t>kSa</w:t>
      </w:r>
      <w:proofErr w:type="spellEnd"/>
      <w:r w:rsidR="000409E7" w:rsidRPr="009E3B61">
        <w:rPr>
          <w:lang w:val="en-GB"/>
        </w:rPr>
        <w:t>/s sampling rate, 70 µs up to 10 </w:t>
      </w:r>
      <w:proofErr w:type="spellStart"/>
      <w:r w:rsidR="000409E7" w:rsidRPr="009E3B61">
        <w:rPr>
          <w:lang w:val="en-GB"/>
        </w:rPr>
        <w:t>kSa</w:t>
      </w:r>
      <w:proofErr w:type="spellEnd"/>
      <w:r w:rsidR="000409E7" w:rsidRPr="009E3B61">
        <w:rPr>
          <w:lang w:val="en-GB"/>
        </w:rPr>
        <w:t xml:space="preserve">/s and 1.4 µs </w:t>
      </w:r>
      <w:proofErr w:type="gramStart"/>
      <w:r w:rsidR="000409E7" w:rsidRPr="009E3B61">
        <w:rPr>
          <w:lang w:val="en-GB"/>
        </w:rPr>
        <w:t>up to 100 </w:t>
      </w:r>
      <w:proofErr w:type="spellStart"/>
      <w:r w:rsidR="000409E7" w:rsidRPr="009E3B61">
        <w:rPr>
          <w:lang w:val="en-GB"/>
        </w:rPr>
        <w:t>kSa</w:t>
      </w:r>
      <w:proofErr w:type="spellEnd"/>
      <w:r w:rsidR="000409E7" w:rsidRPr="009E3B61">
        <w:rPr>
          <w:lang w:val="en-GB"/>
        </w:rPr>
        <w:t>/s</w:t>
      </w:r>
      <w:proofErr w:type="gramEnd"/>
      <w:r w:rsidR="000409E7" w:rsidRPr="009E3B61">
        <w:rPr>
          <w:lang w:val="en-GB"/>
        </w:rPr>
        <w:t>.</w:t>
      </w:r>
    </w:p>
    <w:p w:rsidR="00305723" w:rsidRPr="009E3B61" w:rsidRDefault="000409E7" w:rsidP="00BB4AB8">
      <w:pPr>
        <w:pStyle w:val="Odstavecseseznamem"/>
        <w:numPr>
          <w:ilvl w:val="0"/>
          <w:numId w:val="38"/>
        </w:numPr>
        <w:rPr>
          <w:lang w:val="en-GB"/>
        </w:rPr>
      </w:pPr>
      <w:r w:rsidRPr="009E3B61">
        <w:rPr>
          <w:rStyle w:val="guielementChar"/>
          <w:lang w:val="en-GB"/>
        </w:rPr>
        <w:t>Maximum</w:t>
      </w:r>
      <w:r w:rsidRPr="009E3B61">
        <w:rPr>
          <w:lang w:val="en-GB"/>
        </w:rPr>
        <w:t xml:space="preserve">: TWM selects the maximum possible aperture based on empirical formula. Note each aperture needs separate calibration of DMMs, because residual errors of TWM changes e.g. when crossing 100 µs aperture. </w:t>
      </w:r>
      <w:r w:rsidR="00305723" w:rsidRPr="009E3B61">
        <w:rPr>
          <w:lang w:val="en-GB"/>
        </w:rPr>
        <w:t xml:space="preserve"> </w:t>
      </w:r>
    </w:p>
    <w:p w:rsidR="00353CD7" w:rsidRPr="009E3B61" w:rsidRDefault="00353CD7" w:rsidP="00147391">
      <w:pPr>
        <w:rPr>
          <w:lang w:val="en-GB"/>
        </w:rPr>
      </w:pPr>
      <w:r w:rsidRPr="009E3B61">
        <w:rPr>
          <w:lang w:val="en-GB"/>
        </w:rPr>
        <w:t xml:space="preserve">Configuration of the virtual digitizer can be confirmed </w:t>
      </w:r>
      <w:r w:rsidR="00D23564" w:rsidRPr="009E3B61">
        <w:rPr>
          <w:lang w:val="en-GB"/>
        </w:rPr>
        <w:t>and teste</w:t>
      </w:r>
      <w:r w:rsidR="00891619" w:rsidRPr="009E3B61">
        <w:rPr>
          <w:lang w:val="en-GB"/>
        </w:rPr>
        <w:t>d</w:t>
      </w:r>
      <w:r w:rsidR="00D23564" w:rsidRPr="009E3B61">
        <w:rPr>
          <w:lang w:val="en-GB"/>
        </w:rPr>
        <w:t xml:space="preserve"> </w:t>
      </w:r>
      <w:r w:rsidRPr="009E3B61">
        <w:rPr>
          <w:lang w:val="en-GB"/>
        </w:rPr>
        <w:t xml:space="preserve">by pressing </w:t>
      </w:r>
      <w:r w:rsidRPr="009E3B61">
        <w:rPr>
          <w:rStyle w:val="guielementChar"/>
          <w:lang w:val="en-GB"/>
        </w:rPr>
        <w:t>TEST</w:t>
      </w:r>
      <w:r w:rsidRPr="009E3B61">
        <w:rPr>
          <w:lang w:val="en-GB"/>
        </w:rPr>
        <w:t>.</w:t>
      </w:r>
      <w:r w:rsidR="00D23564" w:rsidRPr="009E3B61">
        <w:rPr>
          <w:lang w:val="en-GB"/>
        </w:rPr>
        <w:t xml:space="preserve"> Any error detected should appear in red </w:t>
      </w:r>
      <w:proofErr w:type="spellStart"/>
      <w:r w:rsidR="00D23564" w:rsidRPr="009E3B61">
        <w:rPr>
          <w:lang w:val="en-GB"/>
        </w:rPr>
        <w:t>color</w:t>
      </w:r>
      <w:proofErr w:type="spellEnd"/>
      <w:r w:rsidR="00D23564" w:rsidRPr="009E3B61">
        <w:rPr>
          <w:lang w:val="en-GB"/>
        </w:rPr>
        <w:t xml:space="preserve"> in the black area.</w:t>
      </w:r>
      <w:r w:rsidRPr="009E3B61">
        <w:rPr>
          <w:lang w:val="en-GB"/>
        </w:rPr>
        <w:t xml:space="preserve"> </w:t>
      </w:r>
      <w:proofErr w:type="spellStart"/>
      <w:r w:rsidRPr="009E3B61">
        <w:rPr>
          <w:lang w:val="en-GB"/>
        </w:rPr>
        <w:t>Autocalibration</w:t>
      </w:r>
      <w:proofErr w:type="spellEnd"/>
      <w:r w:rsidRPr="009E3B61">
        <w:rPr>
          <w:lang w:val="en-GB"/>
        </w:rPr>
        <w:t xml:space="preserve"> of the DMMs can be initiated by </w:t>
      </w:r>
      <w:r w:rsidR="00D23564" w:rsidRPr="009E3B61">
        <w:rPr>
          <w:lang w:val="en-GB"/>
        </w:rPr>
        <w:t xml:space="preserve">the </w:t>
      </w:r>
      <w:r w:rsidRPr="009E3B61">
        <w:rPr>
          <w:rStyle w:val="guielementChar"/>
          <w:lang w:val="en-GB"/>
        </w:rPr>
        <w:t>SELF-CAL</w:t>
      </w:r>
      <w:r w:rsidRPr="009E3B61">
        <w:rPr>
          <w:lang w:val="en-GB"/>
        </w:rPr>
        <w:t xml:space="preserve"> button. </w:t>
      </w:r>
    </w:p>
    <w:p w:rsidR="00580965" w:rsidRPr="009E3B61" w:rsidRDefault="008444BD" w:rsidP="003B6FD5">
      <w:pPr>
        <w:pStyle w:val="Nadpis4"/>
      </w:pPr>
      <w:bookmarkStart w:id="40" w:name="_Toc6233707"/>
      <w:r w:rsidRPr="009E3B61">
        <w:t>Configuring setup and corrections</w:t>
      </w:r>
      <w:bookmarkEnd w:id="40"/>
    </w:p>
    <w:p w:rsidR="00834769" w:rsidRPr="009E3B61" w:rsidRDefault="00834769" w:rsidP="00834769">
      <w:pPr>
        <w:rPr>
          <w:lang w:val="en-GB"/>
        </w:rPr>
      </w:pPr>
      <w:r w:rsidRPr="009E3B61">
        <w:rPr>
          <w:lang w:val="en-GB"/>
        </w:rPr>
        <w:t xml:space="preserve">TWM was designed to be able to correct each component of the measurement setup: (i) Digitizer; (ii) Transducer; (iii) Loading effects (e.g. cables). Corrections panel shown in </w:t>
      </w:r>
      <w:r w:rsidRPr="009E3B61">
        <w:rPr>
          <w:lang w:val="en-GB"/>
        </w:rPr>
        <w:fldChar w:fldCharType="begin"/>
      </w:r>
      <w:r w:rsidRPr="009E3B61">
        <w:rPr>
          <w:lang w:val="en-GB"/>
        </w:rPr>
        <w:instrText xml:space="preserve"> REF _Ref528140923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8</w:t>
      </w:r>
      <w:r w:rsidRPr="009E3B61">
        <w:rPr>
          <w:lang w:val="en-GB"/>
        </w:rPr>
        <w:fldChar w:fldCharType="end"/>
      </w:r>
      <w:r w:rsidRPr="009E3B61">
        <w:rPr>
          <w:lang w:val="en-GB"/>
        </w:rPr>
        <w:t xml:space="preserve"> can be invoked by pressing button </w:t>
      </w:r>
      <w:r w:rsidRPr="009E3B61">
        <w:rPr>
          <w:rStyle w:val="guielementChar"/>
          <w:lang w:val="en-GB"/>
        </w:rPr>
        <w:t>HW Corrections</w:t>
      </w:r>
      <w:r w:rsidRPr="009E3B61">
        <w:rPr>
          <w:lang w:val="en-GB"/>
        </w:rPr>
        <w:t xml:space="preserve"> on the main panel. </w:t>
      </w:r>
      <w:r w:rsidR="009E3B61" w:rsidRPr="009E3B61">
        <w:rPr>
          <w:lang w:val="en-GB"/>
        </w:rPr>
        <w:t xml:space="preserve">The panel contains two pages. </w:t>
      </w:r>
      <w:proofErr w:type="gramStart"/>
      <w:r w:rsidR="009E3B61" w:rsidRPr="009E3B61">
        <w:rPr>
          <w:lang w:val="en-GB"/>
        </w:rPr>
        <w:t xml:space="preserve">One for configuration of </w:t>
      </w:r>
      <w:r w:rsidR="009E3B61" w:rsidRPr="009E3B61">
        <w:rPr>
          <w:rStyle w:val="guielementChar"/>
          <w:lang w:val="en-GB"/>
        </w:rPr>
        <w:t>Transducers</w:t>
      </w:r>
      <w:r w:rsidR="009E3B61" w:rsidRPr="009E3B61">
        <w:rPr>
          <w:lang w:val="en-GB"/>
        </w:rPr>
        <w:t xml:space="preserve"> and another one for </w:t>
      </w:r>
      <w:r w:rsidR="009E3B61" w:rsidRPr="009E3B61">
        <w:rPr>
          <w:rStyle w:val="guielementChar"/>
          <w:lang w:val="en-GB"/>
        </w:rPr>
        <w:t>Digitizers</w:t>
      </w:r>
      <w:r w:rsidR="009E3B61" w:rsidRPr="009E3B61">
        <w:rPr>
          <w:lang w:val="en-GB"/>
        </w:rPr>
        <w:t xml:space="preserve"> corrections.</w:t>
      </w:r>
      <w:proofErr w:type="gramEnd"/>
    </w:p>
    <w:p w:rsidR="00834769" w:rsidRPr="009E3B61" w:rsidRDefault="009E3B61" w:rsidP="009E3B61">
      <w:pPr>
        <w:pStyle w:val="Nadpis5"/>
        <w:rPr>
          <w:lang w:val="en-GB"/>
        </w:rPr>
      </w:pPr>
      <w:bookmarkStart w:id="41" w:name="_Toc6233708"/>
      <w:r w:rsidRPr="009E3B61">
        <w:rPr>
          <w:lang w:val="en-GB"/>
        </w:rPr>
        <w:t>Transducer configuration</w:t>
      </w:r>
      <w:bookmarkEnd w:id="41"/>
    </w:p>
    <w:p w:rsidR="008444BD" w:rsidRPr="009E3B61" w:rsidRDefault="008444BD" w:rsidP="00147391">
      <w:pPr>
        <w:rPr>
          <w:lang w:val="en-GB"/>
        </w:rPr>
      </w:pPr>
      <w:r w:rsidRPr="009E3B61">
        <w:rPr>
          <w:lang w:val="en-GB"/>
        </w:rPr>
        <w:t xml:space="preserve">User must define connection of the transducers and their correction files before any meaningful measurement can be done. </w:t>
      </w:r>
      <w:r w:rsidR="00891619" w:rsidRPr="009E3B61">
        <w:rPr>
          <w:lang w:val="en-GB"/>
        </w:rPr>
        <w:t xml:space="preserve">The format of the correction files is described in </w:t>
      </w:r>
      <w:r w:rsidR="00891619" w:rsidRPr="009E3B61">
        <w:rPr>
          <w:lang w:val="en-GB"/>
        </w:rPr>
        <w:fldChar w:fldCharType="begin"/>
      </w:r>
      <w:r w:rsidR="00891619" w:rsidRPr="009E3B61">
        <w:rPr>
          <w:lang w:val="en-GB"/>
        </w:rPr>
        <w:instrText xml:space="preserve"> REF _Ref528244611 \r \h </w:instrText>
      </w:r>
      <w:r w:rsidR="00891619" w:rsidRPr="009E3B61">
        <w:rPr>
          <w:lang w:val="en-GB"/>
        </w:rPr>
      </w:r>
      <w:r w:rsidR="00891619" w:rsidRPr="009E3B61">
        <w:rPr>
          <w:lang w:val="en-GB"/>
        </w:rPr>
        <w:fldChar w:fldCharType="separate"/>
      </w:r>
      <w:r w:rsidR="00A56CE1">
        <w:rPr>
          <w:lang w:val="en-GB"/>
        </w:rPr>
        <w:t>[13]</w:t>
      </w:r>
      <w:r w:rsidR="00891619" w:rsidRPr="009E3B61">
        <w:rPr>
          <w:lang w:val="en-GB"/>
        </w:rPr>
        <w:fldChar w:fldCharType="end"/>
      </w:r>
      <w:r w:rsidR="00891619" w:rsidRPr="009E3B61">
        <w:rPr>
          <w:lang w:val="en-GB"/>
        </w:rPr>
        <w:t>.</w:t>
      </w:r>
    </w:p>
    <w:p w:rsidR="008444BD" w:rsidRPr="009E3B61" w:rsidRDefault="00DA4AAB" w:rsidP="00F366EB">
      <w:pPr>
        <w:keepNext/>
        <w:rPr>
          <w:lang w:val="en-GB"/>
        </w:rPr>
      </w:pPr>
      <w:r w:rsidRPr="009E3B61">
        <w:rPr>
          <w:noProof/>
          <w:lang w:val="cs-CZ" w:eastAsia="cs-CZ"/>
        </w:rPr>
        <w:lastRenderedPageBreak/>
        <w:drawing>
          <wp:inline distT="0" distB="0" distL="0" distR="0" wp14:anchorId="1D58F029" wp14:editId="78021973">
            <wp:extent cx="5760720" cy="364109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41090"/>
                    </a:xfrm>
                    <a:prstGeom prst="rect">
                      <a:avLst/>
                    </a:prstGeom>
                  </pic:spPr>
                </pic:pic>
              </a:graphicData>
            </a:graphic>
          </wp:inline>
        </w:drawing>
      </w:r>
    </w:p>
    <w:p w:rsidR="008444BD" w:rsidRPr="009E3B61" w:rsidRDefault="008444BD" w:rsidP="00F366EB">
      <w:pPr>
        <w:pStyle w:val="Titulek"/>
      </w:pPr>
      <w:bookmarkStart w:id="42" w:name="_Ref528140923"/>
      <w:bookmarkStart w:id="43" w:name="_Toc6233750"/>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8</w:t>
      </w:r>
      <w:r w:rsidR="00A56CE1">
        <w:fldChar w:fldCharType="end"/>
      </w:r>
      <w:bookmarkEnd w:id="42"/>
      <w:r w:rsidRPr="009E3B61">
        <w:t>: TWM transducer configuration panel.</w:t>
      </w:r>
      <w:bookmarkEnd w:id="43"/>
    </w:p>
    <w:p w:rsidR="000A6579" w:rsidRPr="009E3B61" w:rsidRDefault="008444BD">
      <w:pPr>
        <w:rPr>
          <w:lang w:val="en-GB"/>
        </w:rPr>
      </w:pPr>
      <w:r w:rsidRPr="009E3B61">
        <w:rPr>
          <w:lang w:val="en-GB"/>
        </w:rPr>
        <w:t xml:space="preserve">The page </w:t>
      </w:r>
      <w:r w:rsidRPr="009E3B61">
        <w:rPr>
          <w:rStyle w:val="guielementChar"/>
          <w:lang w:val="en-GB"/>
        </w:rPr>
        <w:t>Transducers</w:t>
      </w:r>
      <w:r w:rsidRPr="009E3B61">
        <w:rPr>
          <w:lang w:val="en-GB"/>
        </w:rPr>
        <w:t xml:space="preserve"> allows user to create list of transducers. User may create multiple transducers by adding or removing the rows to the </w:t>
      </w:r>
      <w:r w:rsidRPr="009E3B61">
        <w:rPr>
          <w:rStyle w:val="guielementChar"/>
          <w:lang w:val="en-GB"/>
        </w:rPr>
        <w:t>List of the transducers</w:t>
      </w:r>
      <w:r w:rsidRPr="009E3B61">
        <w:rPr>
          <w:lang w:val="en-GB"/>
        </w:rPr>
        <w:t xml:space="preserve">. Each row designates one transducer, which may be either </w:t>
      </w:r>
      <w:r w:rsidR="00891619" w:rsidRPr="009E3B61">
        <w:rPr>
          <w:lang w:val="en-GB"/>
        </w:rPr>
        <w:t xml:space="preserve">for </w:t>
      </w:r>
      <w:r w:rsidRPr="009E3B61">
        <w:rPr>
          <w:lang w:val="en-GB"/>
        </w:rPr>
        <w:t>voltage or current</w:t>
      </w:r>
      <w:r w:rsidR="00891619" w:rsidRPr="009E3B61">
        <w:rPr>
          <w:lang w:val="en-GB"/>
        </w:rPr>
        <w:t xml:space="preserve"> channel</w:t>
      </w:r>
      <w:r w:rsidRPr="009E3B61">
        <w:rPr>
          <w:lang w:val="en-GB"/>
        </w:rPr>
        <w:t xml:space="preserve">. </w:t>
      </w:r>
      <w:r w:rsidRPr="009E3B61">
        <w:rPr>
          <w:rStyle w:val="guielementChar"/>
          <w:lang w:val="en-GB"/>
        </w:rPr>
        <w:t>Open</w:t>
      </w:r>
      <w:r w:rsidRPr="009E3B61">
        <w:rPr>
          <w:lang w:val="en-GB"/>
        </w:rPr>
        <w:t xml:space="preserve"> icon is used to select </w:t>
      </w:r>
      <w:r w:rsidR="00891619" w:rsidRPr="009E3B61">
        <w:rPr>
          <w:lang w:val="en-GB"/>
        </w:rPr>
        <w:t xml:space="preserve">the </w:t>
      </w:r>
      <w:r w:rsidRPr="009E3B61">
        <w:rPr>
          <w:lang w:val="en-GB"/>
        </w:rPr>
        <w:t>transducer correction file (voltage divider or shunt). When the load is successful, the type and nominal ratio will be shown in the middle</w:t>
      </w:r>
      <w:r w:rsidR="00891619" w:rsidRPr="009E3B61">
        <w:rPr>
          <w:lang w:val="en-GB"/>
        </w:rPr>
        <w:t xml:space="preserve"> of the row</w:t>
      </w:r>
      <w:r w:rsidRPr="009E3B61">
        <w:rPr>
          <w:lang w:val="en-GB"/>
        </w:rPr>
        <w:t xml:space="preserve">. User must then assign </w:t>
      </w:r>
      <w:r w:rsidRPr="009E3B61">
        <w:rPr>
          <w:rStyle w:val="guielementChar"/>
          <w:lang w:val="en-GB"/>
        </w:rPr>
        <w:t>Phase index</w:t>
      </w:r>
      <w:r w:rsidRPr="009E3B61">
        <w:rPr>
          <w:lang w:val="en-GB"/>
        </w:rPr>
        <w:t xml:space="preserve"> to each transducer. This is integer number that is used by TWM to pair </w:t>
      </w:r>
      <w:r w:rsidR="005959E1" w:rsidRPr="009E3B61">
        <w:rPr>
          <w:lang w:val="en-GB"/>
        </w:rPr>
        <w:t xml:space="preserve">the </w:t>
      </w:r>
      <w:r w:rsidRPr="009E3B61">
        <w:rPr>
          <w:lang w:val="en-GB"/>
        </w:rPr>
        <w:t xml:space="preserve">voltage and current transducers for algorithms such as power. </w:t>
      </w:r>
      <w:r w:rsidR="003D0752" w:rsidRPr="009E3B61">
        <w:rPr>
          <w:lang w:val="en-GB"/>
        </w:rPr>
        <w:t xml:space="preserve">Selectors </w:t>
      </w:r>
      <w:r w:rsidR="003D0752" w:rsidRPr="009E3B61">
        <w:rPr>
          <w:rStyle w:val="guielementChar"/>
          <w:lang w:val="en-GB"/>
        </w:rPr>
        <w:t>High</w:t>
      </w:r>
      <w:r w:rsidR="003D0752" w:rsidRPr="009E3B61">
        <w:rPr>
          <w:lang w:val="en-GB"/>
        </w:rPr>
        <w:t xml:space="preserve"> and </w:t>
      </w:r>
      <w:r w:rsidR="003D0752" w:rsidRPr="009E3B61">
        <w:rPr>
          <w:rStyle w:val="guielementChar"/>
          <w:lang w:val="en-GB"/>
        </w:rPr>
        <w:t>Low</w:t>
      </w:r>
      <w:r w:rsidR="003D0752" w:rsidRPr="009E3B61">
        <w:rPr>
          <w:lang w:val="en-GB"/>
        </w:rPr>
        <w:t xml:space="preserve"> are used to map the transducer</w:t>
      </w:r>
      <w:r w:rsidR="00891619" w:rsidRPr="009E3B61">
        <w:rPr>
          <w:lang w:val="en-GB"/>
        </w:rPr>
        <w:t xml:space="preserve"> output(s)</w:t>
      </w:r>
      <w:r w:rsidR="003D0752" w:rsidRPr="009E3B61">
        <w:rPr>
          <w:lang w:val="en-GB"/>
        </w:rPr>
        <w:t xml:space="preserve"> to particular digitize</w:t>
      </w:r>
      <w:r w:rsidR="00891619" w:rsidRPr="009E3B61">
        <w:rPr>
          <w:lang w:val="en-GB"/>
        </w:rPr>
        <w:t>r</w:t>
      </w:r>
      <w:r w:rsidR="003D0752" w:rsidRPr="009E3B61">
        <w:rPr>
          <w:lang w:val="en-GB"/>
        </w:rPr>
        <w:t xml:space="preserve"> virtual channels. </w:t>
      </w:r>
      <w:r w:rsidR="003D0752" w:rsidRPr="009E3B61">
        <w:rPr>
          <w:rStyle w:val="guielementChar"/>
          <w:lang w:val="en-GB"/>
        </w:rPr>
        <w:t>High</w:t>
      </w:r>
      <w:r w:rsidR="003D0752" w:rsidRPr="009E3B61">
        <w:rPr>
          <w:lang w:val="en-GB"/>
        </w:rPr>
        <w:t xml:space="preserve"> channel must be always assigned. For differentially connected transducers, user must also assign the </w:t>
      </w:r>
      <w:r w:rsidR="003D0752" w:rsidRPr="009E3B61">
        <w:rPr>
          <w:rStyle w:val="guielementChar"/>
          <w:lang w:val="en-GB"/>
        </w:rPr>
        <w:t>Low</w:t>
      </w:r>
      <w:r w:rsidR="003D0752" w:rsidRPr="009E3B61">
        <w:rPr>
          <w:lang w:val="en-GB"/>
        </w:rPr>
        <w:t xml:space="preserve"> side digitizer channel. For single ended mode assign </w:t>
      </w:r>
      <w:proofErr w:type="gramStart"/>
      <w:r w:rsidR="003D0752" w:rsidRPr="009E3B61">
        <w:rPr>
          <w:rStyle w:val="guielementChar"/>
          <w:lang w:val="en-GB"/>
        </w:rPr>
        <w:t>Not</w:t>
      </w:r>
      <w:proofErr w:type="gramEnd"/>
      <w:r w:rsidR="003D0752" w:rsidRPr="009E3B61">
        <w:rPr>
          <w:rStyle w:val="guielementChar"/>
          <w:lang w:val="en-GB"/>
        </w:rPr>
        <w:t xml:space="preserve"> used</w:t>
      </w:r>
      <w:r w:rsidR="003D0752" w:rsidRPr="009E3B61">
        <w:rPr>
          <w:lang w:val="en-GB"/>
        </w:rPr>
        <w:t xml:space="preserve"> to</w:t>
      </w:r>
      <w:r w:rsidR="00891619" w:rsidRPr="009E3B61">
        <w:rPr>
          <w:lang w:val="en-GB"/>
        </w:rPr>
        <w:t xml:space="preserve"> the</w:t>
      </w:r>
      <w:r w:rsidR="003D0752" w:rsidRPr="009E3B61">
        <w:rPr>
          <w:lang w:val="en-GB"/>
        </w:rPr>
        <w:t xml:space="preserve"> </w:t>
      </w:r>
      <w:r w:rsidR="003D0752" w:rsidRPr="009E3B61">
        <w:rPr>
          <w:rStyle w:val="guielementChar"/>
          <w:lang w:val="en-GB"/>
        </w:rPr>
        <w:t>Low</w:t>
      </w:r>
      <w:r w:rsidR="003D0752" w:rsidRPr="009E3B61">
        <w:rPr>
          <w:lang w:val="en-GB"/>
        </w:rPr>
        <w:t>. Every time the change is made, TWM will check the validity and show either OK or error message in the black area.</w:t>
      </w:r>
      <w:r w:rsidR="005959E1" w:rsidRPr="009E3B61">
        <w:rPr>
          <w:lang w:val="en-GB"/>
        </w:rPr>
        <w:t xml:space="preserve"> Note the TWM does not require the transducers to be defined for single input algorithms, such as PSFE. It will load default unity</w:t>
      </w:r>
      <w:r w:rsidR="00891619" w:rsidRPr="009E3B61">
        <w:rPr>
          <w:lang w:val="en-GB"/>
        </w:rPr>
        <w:t xml:space="preserve"> transfer</w:t>
      </w:r>
      <w:r w:rsidR="005959E1" w:rsidRPr="009E3B61">
        <w:rPr>
          <w:lang w:val="en-GB"/>
        </w:rPr>
        <w:t xml:space="preserve"> transducer</w:t>
      </w:r>
      <w:r w:rsidR="000A6579" w:rsidRPr="009E3B61">
        <w:rPr>
          <w:lang w:val="en-GB"/>
        </w:rPr>
        <w:t>.</w:t>
      </w:r>
      <w:r w:rsidR="005959E1" w:rsidRPr="009E3B61">
        <w:rPr>
          <w:lang w:val="en-GB"/>
        </w:rPr>
        <w:t xml:space="preserve"> </w:t>
      </w:r>
      <w:r w:rsidR="000A6579" w:rsidRPr="009E3B61">
        <w:rPr>
          <w:lang w:val="en-GB"/>
        </w:rPr>
        <w:t>B</w:t>
      </w:r>
      <w:r w:rsidR="005959E1" w:rsidRPr="009E3B61">
        <w:rPr>
          <w:lang w:val="en-GB"/>
        </w:rPr>
        <w:t xml:space="preserve">ut it is required for multi-input algorithms such as power, because TWM must know which is voltage and current and to which phase it belongs. Also note the TWM installation contains examples including “dummy” divider and shunt correction </w:t>
      </w:r>
      <w:r w:rsidR="000A6579" w:rsidRPr="009E3B61">
        <w:rPr>
          <w:lang w:val="en-GB"/>
        </w:rPr>
        <w:t xml:space="preserve">with unity transfers </w:t>
      </w:r>
      <w:r w:rsidR="005959E1" w:rsidRPr="009E3B61">
        <w:rPr>
          <w:lang w:val="en-GB"/>
        </w:rPr>
        <w:t>in the TWM folder</w:t>
      </w:r>
      <w:r w:rsidR="000A6579" w:rsidRPr="009E3B61">
        <w:rPr>
          <w:lang w:val="en-GB"/>
        </w:rPr>
        <w:t>:</w:t>
      </w:r>
    </w:p>
    <w:p w:rsidR="003D0752" w:rsidRPr="009E3B61" w:rsidRDefault="000A6579" w:rsidP="000A6579">
      <w:pPr>
        <w:pStyle w:val="code"/>
        <w:rPr>
          <w:lang w:val="en-GB"/>
        </w:rPr>
      </w:pPr>
      <w:r w:rsidRPr="009E3B61">
        <w:rPr>
          <w:lang w:val="en-GB"/>
        </w:rPr>
        <w:t>./</w:t>
      </w:r>
      <w:r w:rsidR="005959E1" w:rsidRPr="009E3B61">
        <w:rPr>
          <w:lang w:val="en-GB"/>
        </w:rPr>
        <w:t xml:space="preserve">data/corrections/transducers </w:t>
      </w:r>
    </w:p>
    <w:p w:rsidR="000A6579" w:rsidRPr="009E3B61" w:rsidRDefault="000A6579">
      <w:pPr>
        <w:rPr>
          <w:lang w:val="en-GB"/>
        </w:rPr>
      </w:pPr>
      <w:r w:rsidRPr="009E3B61">
        <w:rPr>
          <w:lang w:val="en-GB"/>
        </w:rPr>
        <w:t>These should be used if no input correction is needed.</w:t>
      </w:r>
      <w:r w:rsidR="00DA4AAB" w:rsidRPr="009E3B61">
        <w:rPr>
          <w:lang w:val="en-GB"/>
        </w:rPr>
        <w:t xml:space="preserve"> </w:t>
      </w:r>
    </w:p>
    <w:p w:rsidR="00DA4AAB" w:rsidRPr="009E3B61" w:rsidRDefault="00DA4AAB">
      <w:pPr>
        <w:rPr>
          <w:lang w:val="en-GB"/>
        </w:rPr>
      </w:pPr>
      <w:r w:rsidRPr="009E3B61">
        <w:rPr>
          <w:lang w:val="en-GB"/>
        </w:rPr>
        <w:t xml:space="preserve">The transducer items in the </w:t>
      </w:r>
      <w:r w:rsidRPr="009E3B61">
        <w:rPr>
          <w:rStyle w:val="guielementChar"/>
          <w:lang w:val="en-GB"/>
        </w:rPr>
        <w:t>List of the Transducers</w:t>
      </w:r>
      <w:r w:rsidRPr="009E3B61">
        <w:rPr>
          <w:lang w:val="en-GB"/>
        </w:rPr>
        <w:t xml:space="preserve"> can be also edited directly from TWM. Pressing the Edit button will invoke a dialog </w:t>
      </w:r>
      <w:proofErr w:type="spellStart"/>
      <w:r w:rsidRPr="009E3B61">
        <w:rPr>
          <w:lang w:val="en-GB"/>
        </w:rPr>
        <w:t>shonw</w:t>
      </w:r>
      <w:proofErr w:type="spellEnd"/>
      <w:r w:rsidRPr="009E3B61">
        <w:rPr>
          <w:lang w:val="en-GB"/>
        </w:rPr>
        <w:t xml:space="preserve"> in </w:t>
      </w:r>
      <w:r w:rsidRPr="009E3B61">
        <w:rPr>
          <w:lang w:val="en-GB"/>
        </w:rPr>
        <w:fldChar w:fldCharType="begin"/>
      </w:r>
      <w:r w:rsidRPr="009E3B61">
        <w:rPr>
          <w:lang w:val="en-GB"/>
        </w:rPr>
        <w:instrText xml:space="preserve"> REF _Ref5206975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9</w:t>
      </w:r>
      <w:r w:rsidRPr="009E3B61">
        <w:rPr>
          <w:lang w:val="en-GB"/>
        </w:rPr>
        <w:fldChar w:fldCharType="end"/>
      </w:r>
      <w:r w:rsidRPr="009E3B61">
        <w:rPr>
          <w:lang w:val="en-GB"/>
        </w:rPr>
        <w:t xml:space="preserve">. The panel starts with selector of </w:t>
      </w:r>
      <w:r w:rsidRPr="009E3B61">
        <w:rPr>
          <w:rStyle w:val="guielementChar"/>
          <w:lang w:val="en-GB"/>
        </w:rPr>
        <w:t>Correction file path</w:t>
      </w:r>
      <w:r w:rsidRPr="009E3B61">
        <w:rPr>
          <w:lang w:val="en-GB"/>
        </w:rPr>
        <w:t xml:space="preserve">. </w:t>
      </w:r>
      <w:r w:rsidR="009C6654" w:rsidRPr="009E3B61">
        <w:rPr>
          <w:lang w:val="en-GB"/>
        </w:rPr>
        <w:t xml:space="preserve">Change the path to load another file to the editor. </w:t>
      </w:r>
      <w:r w:rsidR="009C6654" w:rsidRPr="009E3B61">
        <w:rPr>
          <w:rStyle w:val="guielementChar"/>
          <w:lang w:val="en-GB"/>
        </w:rPr>
        <w:t>Type</w:t>
      </w:r>
      <w:r w:rsidR="009C6654" w:rsidRPr="009E3B61">
        <w:rPr>
          <w:lang w:val="en-GB"/>
        </w:rPr>
        <w:t xml:space="preserve"> defines type string of the transducer divider („shunt</w:t>
      </w:r>
      <w:proofErr w:type="gramStart"/>
      <w:r w:rsidR="009C6654" w:rsidRPr="009E3B61">
        <w:rPr>
          <w:lang w:val="en-GB"/>
        </w:rPr>
        <w:t>“ or</w:t>
      </w:r>
      <w:proofErr w:type="gramEnd"/>
      <w:r w:rsidR="009C6654" w:rsidRPr="009E3B61">
        <w:rPr>
          <w:lang w:val="en-GB"/>
        </w:rPr>
        <w:t xml:space="preserve"> „divider“). </w:t>
      </w:r>
      <w:r w:rsidR="009C6654" w:rsidRPr="009E3B61">
        <w:rPr>
          <w:rStyle w:val="guielementChar"/>
          <w:lang w:val="en-GB"/>
        </w:rPr>
        <w:t>Name</w:t>
      </w:r>
      <w:r w:rsidR="009C6654" w:rsidRPr="009E3B61">
        <w:rPr>
          <w:lang w:val="en-GB"/>
        </w:rPr>
        <w:t xml:space="preserve"> and </w:t>
      </w:r>
      <w:r w:rsidR="009C6654" w:rsidRPr="009E3B61">
        <w:rPr>
          <w:rStyle w:val="guielementChar"/>
          <w:lang w:val="en-GB"/>
        </w:rPr>
        <w:t>Serial number</w:t>
      </w:r>
      <w:r w:rsidR="009C6654" w:rsidRPr="009E3B61">
        <w:rPr>
          <w:lang w:val="en-GB"/>
        </w:rPr>
        <w:t xml:space="preserve"> are user descriptions of the correction. </w:t>
      </w:r>
      <w:r w:rsidR="009C6654" w:rsidRPr="009E3B61">
        <w:rPr>
          <w:rStyle w:val="guielementChar"/>
          <w:lang w:val="en-GB"/>
        </w:rPr>
        <w:t>Digitizer channel identifier</w:t>
      </w:r>
      <w:r w:rsidR="009C6654" w:rsidRPr="009E3B61">
        <w:rPr>
          <w:lang w:val="en-GB"/>
        </w:rPr>
        <w:t xml:space="preserve"> is optional name of a digitizer channel to which the transducer belongs. TWM will throw an error if non-empty and digitizer channel i</w:t>
      </w:r>
      <w:r w:rsidR="00834769" w:rsidRPr="009E3B61">
        <w:rPr>
          <w:lang w:val="en-GB"/>
        </w:rPr>
        <w:t>den</w:t>
      </w:r>
      <w:r w:rsidR="009C6654" w:rsidRPr="009E3B61">
        <w:rPr>
          <w:lang w:val="en-GB"/>
        </w:rPr>
        <w:t>tifier does not match. Next</w:t>
      </w:r>
      <w:r w:rsidR="00834769" w:rsidRPr="009E3B61">
        <w:rPr>
          <w:lang w:val="en-GB"/>
        </w:rPr>
        <w:t>,</w:t>
      </w:r>
      <w:r w:rsidR="009C6654" w:rsidRPr="009E3B61">
        <w:rPr>
          <w:lang w:val="en-GB"/>
        </w:rPr>
        <w:t xml:space="preserve"> user can select </w:t>
      </w:r>
      <w:r w:rsidR="009C6654" w:rsidRPr="009E3B61">
        <w:rPr>
          <w:rStyle w:val="guielementChar"/>
          <w:lang w:val="en-GB"/>
        </w:rPr>
        <w:t>Correction item</w:t>
      </w:r>
      <w:r w:rsidR="009C6654" w:rsidRPr="009E3B61">
        <w:rPr>
          <w:lang w:val="en-GB"/>
        </w:rPr>
        <w:t xml:space="preserve"> to edit. Either numeric entry or CSV editor button </w:t>
      </w:r>
      <w:r w:rsidR="009C6654" w:rsidRPr="009E3B61">
        <w:rPr>
          <w:rStyle w:val="guielementChar"/>
          <w:lang w:val="en-GB"/>
        </w:rPr>
        <w:t>EDIT CSV</w:t>
      </w:r>
      <w:r w:rsidR="009C6654" w:rsidRPr="009E3B61">
        <w:rPr>
          <w:lang w:val="en-GB"/>
        </w:rPr>
        <w:t xml:space="preserve"> will be shown. The numeric values can be typed in directly to the </w:t>
      </w:r>
      <w:r w:rsidR="009C6654" w:rsidRPr="009E3B61">
        <w:rPr>
          <w:rStyle w:val="guielementChar"/>
          <w:lang w:val="en-GB"/>
        </w:rPr>
        <w:t>Value</w:t>
      </w:r>
      <w:r w:rsidR="009C6654" w:rsidRPr="009E3B61">
        <w:rPr>
          <w:lang w:val="en-GB"/>
        </w:rPr>
        <w:t xml:space="preserve"> and </w:t>
      </w:r>
      <w:r w:rsidR="009C6654" w:rsidRPr="009E3B61">
        <w:rPr>
          <w:rStyle w:val="guielementChar"/>
          <w:lang w:val="en-GB"/>
        </w:rPr>
        <w:t>Uncertainty</w:t>
      </w:r>
      <w:r w:rsidR="009C6654" w:rsidRPr="009E3B61">
        <w:rPr>
          <w:lang w:val="en-GB"/>
        </w:rPr>
        <w:t xml:space="preserve"> edits. CSV style correction is edited via </w:t>
      </w:r>
      <w:r w:rsidR="009C6654" w:rsidRPr="009E3B61">
        <w:rPr>
          <w:rStyle w:val="guielementChar"/>
          <w:lang w:val="en-GB"/>
        </w:rPr>
        <w:t>EDIT CSV</w:t>
      </w:r>
      <w:r w:rsidR="009C6654" w:rsidRPr="009E3B61">
        <w:rPr>
          <w:lang w:val="en-GB"/>
        </w:rPr>
        <w:t xml:space="preserve"> button or the relative </w:t>
      </w:r>
      <w:r w:rsidR="009C6654" w:rsidRPr="009E3B61">
        <w:rPr>
          <w:lang w:val="en-GB"/>
        </w:rPr>
        <w:lastRenderedPageBreak/>
        <w:t xml:space="preserve">link to the CSV file can be written directly to </w:t>
      </w:r>
      <w:r w:rsidR="009C6654" w:rsidRPr="009E3B61">
        <w:rPr>
          <w:rStyle w:val="guielementChar"/>
          <w:lang w:val="en-GB"/>
        </w:rPr>
        <w:t>CSV table path (relative)</w:t>
      </w:r>
      <w:r w:rsidR="009C6654" w:rsidRPr="009E3B61">
        <w:rPr>
          <w:lang w:val="en-GB"/>
        </w:rPr>
        <w:t xml:space="preserve"> edit. Note TWM is designed so it prefers CSV files related to the correction to be placed to the same folder (or subfolder) as the correction INFO file. Any changes done must be saved by </w:t>
      </w:r>
      <w:r w:rsidR="009C6654" w:rsidRPr="009E3B61">
        <w:rPr>
          <w:rStyle w:val="guielementChar"/>
          <w:lang w:val="en-GB"/>
        </w:rPr>
        <w:t>SAVE CHANGES</w:t>
      </w:r>
      <w:r w:rsidR="009C6654" w:rsidRPr="009E3B61">
        <w:rPr>
          <w:lang w:val="en-GB"/>
        </w:rPr>
        <w:t xml:space="preserve"> button</w:t>
      </w:r>
      <w:r w:rsidR="00834769" w:rsidRPr="009E3B61">
        <w:rPr>
          <w:lang w:val="en-GB"/>
        </w:rPr>
        <w:t xml:space="preserve"> before leaving</w:t>
      </w:r>
      <w:r w:rsidR="009C6654" w:rsidRPr="009E3B61">
        <w:rPr>
          <w:lang w:val="en-GB"/>
        </w:rPr>
        <w:t>.</w:t>
      </w:r>
    </w:p>
    <w:p w:rsidR="00DA4AAB" w:rsidRPr="009E3B61" w:rsidRDefault="00DA4AAB" w:rsidP="00DA4AAB">
      <w:pPr>
        <w:keepNext/>
        <w:jc w:val="center"/>
        <w:rPr>
          <w:lang w:val="en-GB"/>
        </w:rPr>
      </w:pPr>
      <w:r w:rsidRPr="009E3B61">
        <w:rPr>
          <w:noProof/>
          <w:lang w:val="cs-CZ" w:eastAsia="cs-CZ"/>
        </w:rPr>
        <w:drawing>
          <wp:inline distT="0" distB="0" distL="0" distR="0" wp14:anchorId="039758B4" wp14:editId="60329189">
            <wp:extent cx="5760720" cy="417576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75760"/>
                    </a:xfrm>
                    <a:prstGeom prst="rect">
                      <a:avLst/>
                    </a:prstGeom>
                  </pic:spPr>
                </pic:pic>
              </a:graphicData>
            </a:graphic>
          </wp:inline>
        </w:drawing>
      </w:r>
    </w:p>
    <w:p w:rsidR="00DA4AAB" w:rsidRPr="009E3B61" w:rsidRDefault="00DA4AAB" w:rsidP="00DA4AAB">
      <w:pPr>
        <w:pStyle w:val="Titulek"/>
      </w:pPr>
      <w:bookmarkStart w:id="44" w:name="_Ref5206975"/>
      <w:bookmarkStart w:id="45" w:name="_Toc6233751"/>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9</w:t>
      </w:r>
      <w:r w:rsidR="00A56CE1">
        <w:fldChar w:fldCharType="end"/>
      </w:r>
      <w:bookmarkEnd w:id="44"/>
      <w:r w:rsidRPr="009E3B61">
        <w:t>: TWM transducer correction editor.</w:t>
      </w:r>
      <w:bookmarkEnd w:id="45"/>
    </w:p>
    <w:p w:rsidR="00DA4AAB" w:rsidRPr="009E3B61" w:rsidRDefault="00D73610">
      <w:pPr>
        <w:rPr>
          <w:lang w:val="en-GB"/>
        </w:rPr>
      </w:pPr>
      <w:r w:rsidRPr="009E3B61">
        <w:rPr>
          <w:lang w:val="en-GB"/>
        </w:rPr>
        <w:t xml:space="preserve">The CSV file editor example is shown in </w:t>
      </w:r>
      <w:r w:rsidRPr="009E3B61">
        <w:rPr>
          <w:lang w:val="en-GB"/>
        </w:rPr>
        <w:fldChar w:fldCharType="begin"/>
      </w:r>
      <w:r w:rsidRPr="009E3B61">
        <w:rPr>
          <w:lang w:val="en-GB"/>
        </w:rPr>
        <w:instrText xml:space="preserve"> REF _Ref5207827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10</w:t>
      </w:r>
      <w:r w:rsidRPr="009E3B61">
        <w:rPr>
          <w:lang w:val="en-GB"/>
        </w:rPr>
        <w:fldChar w:fldCharType="end"/>
      </w:r>
      <w:r w:rsidRPr="009E3B61">
        <w:rPr>
          <w:lang w:val="en-GB"/>
        </w:rPr>
        <w:t xml:space="preserve">. The path of selected CSV file is shown in the </w:t>
      </w:r>
      <w:r w:rsidRPr="009E3B61">
        <w:rPr>
          <w:rStyle w:val="guielementChar"/>
          <w:lang w:val="en-GB"/>
        </w:rPr>
        <w:t>File path</w:t>
      </w:r>
      <w:r w:rsidRPr="009E3B61">
        <w:rPr>
          <w:lang w:val="en-GB"/>
        </w:rPr>
        <w:t xml:space="preserve"> selector which can be also used to select another file directly in the panel. Editing the values is possible by typing </w:t>
      </w:r>
      <w:r w:rsidR="00834769" w:rsidRPr="009E3B61">
        <w:rPr>
          <w:lang w:val="en-GB"/>
        </w:rPr>
        <w:t>in</w:t>
      </w:r>
      <w:r w:rsidRPr="009E3B61">
        <w:rPr>
          <w:lang w:val="en-GB"/>
        </w:rPr>
        <w:t xml:space="preserve">to the cells or via the pop-up menu. </w:t>
      </w:r>
      <w:r w:rsidRPr="009E3B61">
        <w:rPr>
          <w:rStyle w:val="guielementChar"/>
          <w:lang w:val="en-GB"/>
        </w:rPr>
        <w:t>Copy</w:t>
      </w:r>
      <w:r w:rsidR="00834769" w:rsidRPr="009E3B61">
        <w:rPr>
          <w:rStyle w:val="guielementChar"/>
          <w:lang w:val="en-GB"/>
        </w:rPr>
        <w:t xml:space="preserve"> </w:t>
      </w:r>
      <w:r w:rsidR="00834769" w:rsidRPr="009E3B61">
        <w:rPr>
          <w:lang w:val="en-GB"/>
        </w:rPr>
        <w:t>Data</w:t>
      </w:r>
      <w:r w:rsidRPr="009E3B61">
        <w:rPr>
          <w:lang w:val="en-GB"/>
        </w:rPr>
        <w:t xml:space="preserve"> and </w:t>
      </w:r>
      <w:r w:rsidRPr="009E3B61">
        <w:rPr>
          <w:rStyle w:val="guielementChar"/>
          <w:lang w:val="en-GB"/>
        </w:rPr>
        <w:t xml:space="preserve">Paste </w:t>
      </w:r>
      <w:r w:rsidR="00834769" w:rsidRPr="009E3B61">
        <w:rPr>
          <w:rStyle w:val="guielementChar"/>
          <w:lang w:val="en-GB"/>
        </w:rPr>
        <w:t>Data</w:t>
      </w:r>
      <w:r w:rsidR="00834769" w:rsidRPr="009E3B61">
        <w:rPr>
          <w:lang w:val="en-GB"/>
        </w:rPr>
        <w:t xml:space="preserve"> </w:t>
      </w:r>
      <w:proofErr w:type="gramStart"/>
      <w:r w:rsidRPr="009E3B61">
        <w:rPr>
          <w:lang w:val="en-GB"/>
        </w:rPr>
        <w:t>is</w:t>
      </w:r>
      <w:proofErr w:type="gramEnd"/>
      <w:r w:rsidRPr="009E3B61">
        <w:rPr>
          <w:lang w:val="en-GB"/>
        </w:rPr>
        <w:t xml:space="preserve"> possible between Excel style editors and the </w:t>
      </w:r>
      <w:r w:rsidR="00834769" w:rsidRPr="009E3B61">
        <w:rPr>
          <w:lang w:val="en-GB"/>
        </w:rPr>
        <w:t xml:space="preserve">TWM </w:t>
      </w:r>
      <w:r w:rsidRPr="009E3B61">
        <w:rPr>
          <w:lang w:val="en-GB"/>
        </w:rPr>
        <w:t xml:space="preserve">CSV editor. Note the TWM will automatically try to convert all numeric decimal separators to a dot which is only accepted by TWM. In case of </w:t>
      </w:r>
      <w:r w:rsidR="00834769" w:rsidRPr="009E3B61">
        <w:rPr>
          <w:lang w:val="en-GB"/>
        </w:rPr>
        <w:t xml:space="preserve">a </w:t>
      </w:r>
      <w:r w:rsidRPr="009E3B61">
        <w:rPr>
          <w:lang w:val="en-GB"/>
        </w:rPr>
        <w:t>new CSV creation</w:t>
      </w:r>
      <w:r w:rsidR="00834769" w:rsidRPr="009E3B61">
        <w:rPr>
          <w:lang w:val="en-GB"/>
        </w:rPr>
        <w:t>,</w:t>
      </w:r>
      <w:r w:rsidRPr="009E3B61">
        <w:rPr>
          <w:lang w:val="en-GB"/>
        </w:rPr>
        <w:t xml:space="preserve"> user may select pop-up item </w:t>
      </w:r>
      <w:r w:rsidRPr="009E3B61">
        <w:rPr>
          <w:rStyle w:val="guielementChar"/>
          <w:lang w:val="en-GB"/>
        </w:rPr>
        <w:t>Create Template</w:t>
      </w:r>
      <w:r w:rsidRPr="009E3B61">
        <w:rPr>
          <w:lang w:val="en-GB"/>
        </w:rPr>
        <w:t xml:space="preserve"> which should generate </w:t>
      </w:r>
      <w:r w:rsidR="00834769" w:rsidRPr="009E3B61">
        <w:rPr>
          <w:lang w:val="en-GB"/>
        </w:rPr>
        <w:t xml:space="preserve">expected </w:t>
      </w:r>
      <w:r w:rsidRPr="009E3B61">
        <w:rPr>
          <w:lang w:val="en-GB"/>
        </w:rPr>
        <w:t>header of the required CSV table</w:t>
      </w:r>
      <w:r w:rsidR="00834769" w:rsidRPr="009E3B61">
        <w:rPr>
          <w:lang w:val="en-GB"/>
        </w:rPr>
        <w:t xml:space="preserve"> according to the correction manual </w:t>
      </w:r>
      <w:r w:rsidR="00834769" w:rsidRPr="009E3B61">
        <w:rPr>
          <w:lang w:val="en-GB"/>
        </w:rPr>
        <w:fldChar w:fldCharType="begin"/>
      </w:r>
      <w:r w:rsidR="00834769" w:rsidRPr="009E3B61">
        <w:rPr>
          <w:lang w:val="en-GB"/>
        </w:rPr>
        <w:instrText xml:space="preserve"> REF _Ref528244611 \r \h </w:instrText>
      </w:r>
      <w:r w:rsidR="00834769" w:rsidRPr="009E3B61">
        <w:rPr>
          <w:lang w:val="en-GB"/>
        </w:rPr>
      </w:r>
      <w:r w:rsidR="00834769" w:rsidRPr="009E3B61">
        <w:rPr>
          <w:lang w:val="en-GB"/>
        </w:rPr>
        <w:fldChar w:fldCharType="separate"/>
      </w:r>
      <w:r w:rsidR="00A56CE1">
        <w:rPr>
          <w:lang w:val="en-GB"/>
        </w:rPr>
        <w:t>[13]</w:t>
      </w:r>
      <w:r w:rsidR="00834769" w:rsidRPr="009E3B61">
        <w:rPr>
          <w:lang w:val="en-GB"/>
        </w:rPr>
        <w:fldChar w:fldCharType="end"/>
      </w:r>
      <w:r w:rsidRPr="009E3B61">
        <w:rPr>
          <w:lang w:val="en-GB"/>
        </w:rPr>
        <w:t xml:space="preserve">. Note any changes must be saved by </w:t>
      </w:r>
      <w:r w:rsidRPr="009E3B61">
        <w:rPr>
          <w:rStyle w:val="guielementChar"/>
          <w:lang w:val="en-GB"/>
        </w:rPr>
        <w:t>SAVE</w:t>
      </w:r>
      <w:r w:rsidRPr="009E3B61">
        <w:rPr>
          <w:lang w:val="en-GB"/>
        </w:rPr>
        <w:t xml:space="preserve"> button</w:t>
      </w:r>
      <w:r w:rsidR="00834769" w:rsidRPr="009E3B61">
        <w:rPr>
          <w:lang w:val="en-GB"/>
        </w:rPr>
        <w:t xml:space="preserve"> before leaving</w:t>
      </w:r>
      <w:r w:rsidRPr="009E3B61">
        <w:rPr>
          <w:lang w:val="en-GB"/>
        </w:rPr>
        <w:t>. If the CSV editor was called from a correction</w:t>
      </w:r>
      <w:r w:rsidR="00834769" w:rsidRPr="009E3B61">
        <w:rPr>
          <w:lang w:val="en-GB"/>
        </w:rPr>
        <w:t xml:space="preserve"> item editor</w:t>
      </w:r>
      <w:r w:rsidRPr="009E3B61">
        <w:rPr>
          <w:lang w:val="en-GB"/>
        </w:rPr>
        <w:t xml:space="preserve">, it will overwrite relative CSV path in the selected </w:t>
      </w:r>
      <w:r w:rsidR="00834769" w:rsidRPr="009E3B61">
        <w:rPr>
          <w:lang w:val="en-GB"/>
        </w:rPr>
        <w:t xml:space="preserve">correction </w:t>
      </w:r>
      <w:r w:rsidRPr="009E3B61">
        <w:rPr>
          <w:lang w:val="en-GB"/>
        </w:rPr>
        <w:t>item by the saved CSV file path.</w:t>
      </w:r>
    </w:p>
    <w:p w:rsidR="00D73610" w:rsidRPr="009E3B61" w:rsidRDefault="00D73610" w:rsidP="00D73610">
      <w:pPr>
        <w:keepNext/>
        <w:jc w:val="center"/>
        <w:rPr>
          <w:lang w:val="en-GB"/>
        </w:rPr>
      </w:pPr>
      <w:r w:rsidRPr="009E3B61">
        <w:rPr>
          <w:noProof/>
          <w:lang w:val="cs-CZ" w:eastAsia="cs-CZ"/>
        </w:rPr>
        <w:lastRenderedPageBreak/>
        <w:drawing>
          <wp:inline distT="0" distB="0" distL="0" distR="0" wp14:anchorId="0F060BB1" wp14:editId="75FB2D62">
            <wp:extent cx="5209200" cy="3866400"/>
            <wp:effectExtent l="0" t="0" r="0" b="127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9200" cy="3866400"/>
                    </a:xfrm>
                    <a:prstGeom prst="rect">
                      <a:avLst/>
                    </a:prstGeom>
                    <a:noFill/>
                    <a:ln>
                      <a:noFill/>
                    </a:ln>
                  </pic:spPr>
                </pic:pic>
              </a:graphicData>
            </a:graphic>
          </wp:inline>
        </w:drawing>
      </w:r>
    </w:p>
    <w:p w:rsidR="00D73610" w:rsidRPr="009E3B61" w:rsidRDefault="00D73610" w:rsidP="00D73610">
      <w:pPr>
        <w:pStyle w:val="Titulek"/>
      </w:pPr>
      <w:bookmarkStart w:id="46" w:name="_Ref5207827"/>
      <w:bookmarkStart w:id="47" w:name="_Toc6233752"/>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10</w:t>
      </w:r>
      <w:r w:rsidR="00A56CE1">
        <w:fldChar w:fldCharType="end"/>
      </w:r>
      <w:bookmarkEnd w:id="46"/>
      <w:r w:rsidRPr="009E3B61">
        <w:t>: TWM CSV correction matrix editor.</w:t>
      </w:r>
      <w:bookmarkEnd w:id="47"/>
    </w:p>
    <w:p w:rsidR="009E3B61" w:rsidRPr="009E3B61" w:rsidRDefault="009E3B61" w:rsidP="009E3B61">
      <w:pPr>
        <w:pStyle w:val="Nadpis5"/>
        <w:rPr>
          <w:lang w:val="en-GB"/>
        </w:rPr>
      </w:pPr>
      <w:bookmarkStart w:id="48" w:name="_Toc6233709"/>
      <w:r w:rsidRPr="009E3B61">
        <w:rPr>
          <w:lang w:val="en-GB"/>
        </w:rPr>
        <w:t>Digitizer corrections</w:t>
      </w:r>
      <w:bookmarkEnd w:id="48"/>
    </w:p>
    <w:p w:rsidR="009E3B61" w:rsidRDefault="00D73610" w:rsidP="00D73610">
      <w:pPr>
        <w:rPr>
          <w:lang w:val="en-GB"/>
        </w:rPr>
      </w:pPr>
      <w:proofErr w:type="gramStart"/>
      <w:r w:rsidRPr="009E3B61">
        <w:rPr>
          <w:rStyle w:val="guielementChar"/>
          <w:lang w:val="en-GB"/>
        </w:rPr>
        <w:t>Digitizers</w:t>
      </w:r>
      <w:proofErr w:type="gramEnd"/>
      <w:r w:rsidRPr="009E3B61">
        <w:rPr>
          <w:lang w:val="en-GB"/>
        </w:rPr>
        <w:t xml:space="preserve"> page </w:t>
      </w:r>
      <w:r w:rsidR="00834769" w:rsidRPr="009E3B61">
        <w:rPr>
          <w:lang w:val="en-GB"/>
        </w:rPr>
        <w:t xml:space="preserve">of corrections panel </w:t>
      </w:r>
      <w:r w:rsidRPr="009E3B61">
        <w:rPr>
          <w:lang w:val="en-GB"/>
        </w:rPr>
        <w:t xml:space="preserve">shown in </w:t>
      </w:r>
      <w:r w:rsidRPr="009E3B61">
        <w:rPr>
          <w:lang w:val="en-GB"/>
        </w:rPr>
        <w:fldChar w:fldCharType="begin"/>
      </w:r>
      <w:r w:rsidRPr="009E3B61">
        <w:rPr>
          <w:lang w:val="en-GB"/>
        </w:rPr>
        <w:instrText xml:space="preserve"> REF _Ref528144056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11</w:t>
      </w:r>
      <w:r w:rsidRPr="009E3B61">
        <w:rPr>
          <w:lang w:val="en-GB"/>
        </w:rPr>
        <w:fldChar w:fldCharType="end"/>
      </w:r>
      <w:r w:rsidRPr="009E3B61">
        <w:rPr>
          <w:lang w:val="en-GB"/>
        </w:rPr>
        <w:t xml:space="preserve"> is used for loading the digitizer correction file. The correction file is selected by pressing </w:t>
      </w:r>
      <w:r w:rsidRPr="009E3B61">
        <w:rPr>
          <w:rStyle w:val="guielementChar"/>
          <w:lang w:val="en-GB"/>
        </w:rPr>
        <w:t>LOAD NEW CORRECTIONS</w:t>
      </w:r>
      <w:r w:rsidRPr="009E3B61">
        <w:rPr>
          <w:lang w:val="en-GB"/>
        </w:rPr>
        <w:t xml:space="preserve">. This is verified by pressing </w:t>
      </w:r>
      <w:r w:rsidRPr="009E3B61">
        <w:rPr>
          <w:rStyle w:val="guielementChar"/>
          <w:lang w:val="en-GB"/>
        </w:rPr>
        <w:t>CHECK HW CONSISTENCY</w:t>
      </w:r>
      <w:r w:rsidRPr="009E3B61">
        <w:rPr>
          <w:lang w:val="en-GB"/>
        </w:rPr>
        <w:t xml:space="preserve">. The content of the correction file must match the configured digitizer, i.e. the channel names and order must be the same. </w:t>
      </w:r>
      <w:r w:rsidRPr="009E3B61">
        <w:rPr>
          <w:rStyle w:val="guielementChar"/>
          <w:lang w:val="en-GB"/>
        </w:rPr>
        <w:t>RELOAD CORRECTIONS</w:t>
      </w:r>
      <w:r w:rsidRPr="009E3B61">
        <w:rPr>
          <w:lang w:val="en-GB"/>
        </w:rPr>
        <w:t xml:space="preserve"> will just reload the same correction file in case it was modified. </w:t>
      </w:r>
      <w:r w:rsidRPr="009E3B61">
        <w:rPr>
          <w:rStyle w:val="guielementChar"/>
          <w:lang w:val="en-GB"/>
        </w:rPr>
        <w:t>CLEAR CORRECTIONS</w:t>
      </w:r>
      <w:r w:rsidRPr="009E3B61">
        <w:rPr>
          <w:lang w:val="en-GB"/>
        </w:rPr>
        <w:t xml:space="preserve"> is used to clear digitizer corrections. TWM will work without digitizer corrections selected normally, except no correction will be applied.</w:t>
      </w:r>
    </w:p>
    <w:p w:rsidR="00E11474" w:rsidRDefault="00834769" w:rsidP="00D73610">
      <w:pPr>
        <w:rPr>
          <w:lang w:val="en-GB"/>
        </w:rPr>
      </w:pPr>
      <w:r w:rsidRPr="009E3B61">
        <w:rPr>
          <w:lang w:val="en-GB"/>
        </w:rPr>
        <w:t xml:space="preserve">Last option is </w:t>
      </w:r>
      <w:r w:rsidRPr="009E3B61">
        <w:rPr>
          <w:rStyle w:val="guielementChar"/>
          <w:lang w:val="en-GB"/>
        </w:rPr>
        <w:t>EDIT CORRECTION</w:t>
      </w:r>
      <w:r w:rsidRPr="009E3B61">
        <w:rPr>
          <w:lang w:val="en-GB"/>
        </w:rPr>
        <w:t xml:space="preserve">, which will invoke panel </w:t>
      </w:r>
      <w:r w:rsidR="009E3B61">
        <w:rPr>
          <w:lang w:val="en-GB"/>
        </w:rPr>
        <w:t xml:space="preserve">shown in </w:t>
      </w:r>
      <w:r w:rsidR="009E3B61">
        <w:rPr>
          <w:lang w:val="en-GB"/>
        </w:rPr>
        <w:fldChar w:fldCharType="begin"/>
      </w:r>
      <w:r w:rsidR="009E3B61">
        <w:rPr>
          <w:lang w:val="en-GB"/>
        </w:rPr>
        <w:instrText xml:space="preserve"> REF _Ref5260939 \h </w:instrText>
      </w:r>
      <w:r w:rsidR="009E3B61">
        <w:rPr>
          <w:lang w:val="en-GB"/>
        </w:rPr>
      </w:r>
      <w:r w:rsidR="009E3B61">
        <w:rPr>
          <w:lang w:val="en-GB"/>
        </w:rPr>
        <w:fldChar w:fldCharType="separate"/>
      </w:r>
      <w:r w:rsidR="00A56CE1" w:rsidRPr="009E3B61">
        <w:t xml:space="preserve">Figure </w:t>
      </w:r>
      <w:r w:rsidR="00A56CE1">
        <w:rPr>
          <w:noProof/>
        </w:rPr>
        <w:t>A</w:t>
      </w:r>
      <w:r w:rsidR="00A56CE1">
        <w:noBreakHyphen/>
      </w:r>
      <w:r w:rsidR="00A56CE1">
        <w:rPr>
          <w:noProof/>
        </w:rPr>
        <w:t>12</w:t>
      </w:r>
      <w:r w:rsidR="009E3B61">
        <w:rPr>
          <w:lang w:val="en-GB"/>
        </w:rPr>
        <w:fldChar w:fldCharType="end"/>
      </w:r>
      <w:r w:rsidR="009E3B61">
        <w:rPr>
          <w:lang w:val="en-GB"/>
        </w:rPr>
        <w:t xml:space="preserve"> </w:t>
      </w:r>
      <w:r w:rsidRPr="009E3B61">
        <w:rPr>
          <w:lang w:val="en-GB"/>
        </w:rPr>
        <w:t>for direct editing (or creation) of digitizer correction files.</w:t>
      </w:r>
      <w:r w:rsidR="009E3B61">
        <w:rPr>
          <w:lang w:val="en-GB"/>
        </w:rPr>
        <w:t xml:space="preserve"> </w:t>
      </w:r>
      <w:r w:rsidR="009E3B61" w:rsidRPr="002C6E0F">
        <w:rPr>
          <w:rStyle w:val="guielementChar"/>
        </w:rPr>
        <w:t>Correction file path</w:t>
      </w:r>
      <w:r w:rsidR="009E3B61">
        <w:rPr>
          <w:lang w:val="en-GB"/>
        </w:rPr>
        <w:t xml:space="preserve"> entry is used for selection of correction INFO file. Change it to load another file if required. </w:t>
      </w:r>
      <w:r w:rsidR="009E3B61" w:rsidRPr="002C6E0F">
        <w:rPr>
          <w:rStyle w:val="guielementChar"/>
        </w:rPr>
        <w:t xml:space="preserve">Channel </w:t>
      </w:r>
      <w:proofErr w:type="gramStart"/>
      <w:r w:rsidR="009E3B61" w:rsidRPr="002C6E0F">
        <w:rPr>
          <w:rStyle w:val="guielementChar"/>
        </w:rPr>
        <w:t>identifiers</w:t>
      </w:r>
      <w:r w:rsidR="009E3B61">
        <w:rPr>
          <w:lang w:val="en-GB"/>
        </w:rPr>
        <w:t xml:space="preserve"> is</w:t>
      </w:r>
      <w:proofErr w:type="gramEnd"/>
      <w:r w:rsidR="009E3B61">
        <w:rPr>
          <w:lang w:val="en-GB"/>
        </w:rPr>
        <w:t xml:space="preserve"> a list of digitizer channels for which the correction will apply. Optionally use pop-up menu to load channel names from currently connected digitizer. </w:t>
      </w:r>
      <w:r w:rsidR="009E3B61" w:rsidRPr="002C6E0F">
        <w:rPr>
          <w:rStyle w:val="guielementChar"/>
        </w:rPr>
        <w:t>Channels list</w:t>
      </w:r>
      <w:r w:rsidR="009E3B61">
        <w:rPr>
          <w:lang w:val="en-GB"/>
        </w:rPr>
        <w:t xml:space="preserve"> must contain one row for each channel. The items are relative paths to </w:t>
      </w:r>
      <w:r w:rsidR="002C6E0F">
        <w:rPr>
          <w:lang w:val="en-GB"/>
        </w:rPr>
        <w:t xml:space="preserve">the </w:t>
      </w:r>
      <w:r w:rsidR="009E3B61">
        <w:rPr>
          <w:lang w:val="en-GB"/>
        </w:rPr>
        <w:t xml:space="preserve">INFO correction files of particular channels. Use pop-up menu to </w:t>
      </w:r>
      <w:r w:rsidR="009E3B61" w:rsidRPr="002C6E0F">
        <w:rPr>
          <w:rStyle w:val="guielementChar"/>
        </w:rPr>
        <w:t>Insert</w:t>
      </w:r>
      <w:r w:rsidR="009E3B61">
        <w:rPr>
          <w:lang w:val="en-GB"/>
        </w:rPr>
        <w:t xml:space="preserve">, </w:t>
      </w:r>
      <w:r w:rsidR="009E3B61" w:rsidRPr="002C6E0F">
        <w:rPr>
          <w:rStyle w:val="guielementChar"/>
        </w:rPr>
        <w:t>Remove</w:t>
      </w:r>
      <w:r w:rsidR="009E3B61">
        <w:rPr>
          <w:lang w:val="en-GB"/>
        </w:rPr>
        <w:t xml:space="preserve"> or </w:t>
      </w:r>
      <w:r w:rsidR="009E3B61" w:rsidRPr="002C6E0F">
        <w:rPr>
          <w:rStyle w:val="guielementChar"/>
        </w:rPr>
        <w:t>Edit</w:t>
      </w:r>
      <w:r w:rsidR="002C6E0F" w:rsidRPr="002C6E0F">
        <w:rPr>
          <w:rStyle w:val="guielementChar"/>
        </w:rPr>
        <w:t xml:space="preserve"> Channel Correction</w:t>
      </w:r>
      <w:r w:rsidR="009E3B61">
        <w:rPr>
          <w:lang w:val="en-GB"/>
        </w:rPr>
        <w:t xml:space="preserve"> items. </w:t>
      </w:r>
      <w:r w:rsidR="009E3B61" w:rsidRPr="002C6E0F">
        <w:rPr>
          <w:rStyle w:val="guielementChar"/>
        </w:rPr>
        <w:t>Edit</w:t>
      </w:r>
      <w:r w:rsidR="009E3B61">
        <w:rPr>
          <w:lang w:val="en-GB"/>
        </w:rPr>
        <w:t xml:space="preserve"> will invoke identical editor panel for a channel correction file.</w:t>
      </w:r>
      <w:r w:rsidR="00E11474">
        <w:rPr>
          <w:lang w:val="en-GB"/>
        </w:rPr>
        <w:t xml:space="preserve"> In channel editing mode the </w:t>
      </w:r>
      <w:r w:rsidR="00E11474" w:rsidRPr="002C6E0F">
        <w:rPr>
          <w:rStyle w:val="guielementChar"/>
        </w:rPr>
        <w:t>Channel identifiers</w:t>
      </w:r>
      <w:r w:rsidR="00E11474">
        <w:rPr>
          <w:lang w:val="en-GB"/>
        </w:rPr>
        <w:t xml:space="preserve"> will be disabled and </w:t>
      </w:r>
      <w:r w:rsidR="00E11474" w:rsidRPr="002C6E0F">
        <w:rPr>
          <w:rStyle w:val="guielementChar"/>
        </w:rPr>
        <w:t>Channel name filter</w:t>
      </w:r>
      <w:r w:rsidR="00E11474">
        <w:rPr>
          <w:lang w:val="en-GB"/>
        </w:rPr>
        <w:t xml:space="preserve"> will appear. This is optional item that may be used</w:t>
      </w:r>
      <w:r w:rsidR="009E3B61">
        <w:rPr>
          <w:lang w:val="en-GB"/>
        </w:rPr>
        <w:t xml:space="preserve"> </w:t>
      </w:r>
      <w:r w:rsidR="00E11474">
        <w:rPr>
          <w:lang w:val="en-GB"/>
        </w:rPr>
        <w:t xml:space="preserve">to restrict use of the correction file for particular digitizer. </w:t>
      </w:r>
      <w:r w:rsidR="002C6E0F">
        <w:rPr>
          <w:lang w:val="en-GB"/>
        </w:rPr>
        <w:t>Leave it empty in not needed.</w:t>
      </w:r>
    </w:p>
    <w:p w:rsidR="00E11474" w:rsidRDefault="00E11474" w:rsidP="00E11474">
      <w:pPr>
        <w:rPr>
          <w:lang w:val="en-GB"/>
        </w:rPr>
      </w:pPr>
      <w:r>
        <w:rPr>
          <w:lang w:val="en-GB"/>
        </w:rPr>
        <w:t xml:space="preserve">Main editor starts with the </w:t>
      </w:r>
      <w:r w:rsidRPr="002C6E0F">
        <w:rPr>
          <w:rStyle w:val="guielementChar"/>
        </w:rPr>
        <w:t>Correction item</w:t>
      </w:r>
      <w:r>
        <w:rPr>
          <w:lang w:val="en-GB"/>
        </w:rPr>
        <w:t xml:space="preserve"> selector. The list should contain all available corrections for given correction type (digitizer or channel). Selecting the desired correction</w:t>
      </w:r>
      <w:r w:rsidR="009E3B61">
        <w:rPr>
          <w:lang w:val="en-GB"/>
        </w:rPr>
        <w:t xml:space="preserve"> </w:t>
      </w:r>
      <w:r>
        <w:rPr>
          <w:lang w:val="en-GB"/>
        </w:rPr>
        <w:t xml:space="preserve">should show </w:t>
      </w:r>
      <w:r w:rsidRPr="002C6E0F">
        <w:rPr>
          <w:rStyle w:val="guielementChar"/>
        </w:rPr>
        <w:t>Value</w:t>
      </w:r>
      <w:r>
        <w:rPr>
          <w:lang w:val="en-GB"/>
        </w:rPr>
        <w:t xml:space="preserve"> and </w:t>
      </w:r>
      <w:r w:rsidRPr="002C6E0F">
        <w:rPr>
          <w:rStyle w:val="guielementChar"/>
        </w:rPr>
        <w:t>Uncertainty</w:t>
      </w:r>
      <w:r>
        <w:rPr>
          <w:lang w:val="en-GB"/>
        </w:rPr>
        <w:t xml:space="preserve"> matrices. For direct numeric corrections the numeric values are placed directly to the </w:t>
      </w:r>
      <w:r w:rsidRPr="002C6E0F">
        <w:rPr>
          <w:rStyle w:val="guielementChar"/>
        </w:rPr>
        <w:t>Value</w:t>
      </w:r>
      <w:r>
        <w:rPr>
          <w:lang w:val="en-GB"/>
        </w:rPr>
        <w:t xml:space="preserve"> and </w:t>
      </w:r>
      <w:r w:rsidRPr="002C6E0F">
        <w:rPr>
          <w:rStyle w:val="guielementChar"/>
        </w:rPr>
        <w:t>Uncertainty</w:t>
      </w:r>
      <w:r>
        <w:rPr>
          <w:lang w:val="en-GB"/>
        </w:rPr>
        <w:t xml:space="preserve"> matrices. For CSV style table corrections the </w:t>
      </w:r>
      <w:r w:rsidRPr="002C6E0F">
        <w:rPr>
          <w:rStyle w:val="guielementChar"/>
        </w:rPr>
        <w:t>Uncertainty</w:t>
      </w:r>
      <w:r>
        <w:rPr>
          <w:lang w:val="en-GB"/>
        </w:rPr>
        <w:t xml:space="preserve"> matrix is ignored and </w:t>
      </w:r>
      <w:r w:rsidRPr="002C6E0F">
        <w:rPr>
          <w:rStyle w:val="guielementChar"/>
        </w:rPr>
        <w:t>Value</w:t>
      </w:r>
      <w:r>
        <w:rPr>
          <w:lang w:val="en-GB"/>
        </w:rPr>
        <w:t xml:space="preserve"> matrix is used to define relative CSV matrix path. Use pop-up menu to </w:t>
      </w:r>
      <w:r w:rsidRPr="002C6E0F">
        <w:rPr>
          <w:rStyle w:val="guielementChar"/>
        </w:rPr>
        <w:t>Edit/Create CSV matrix</w:t>
      </w:r>
      <w:r>
        <w:rPr>
          <w:lang w:val="en-GB"/>
        </w:rPr>
        <w:t xml:space="preserve">. Note the </w:t>
      </w:r>
      <w:r w:rsidRPr="002C6E0F">
        <w:rPr>
          <w:rStyle w:val="guielementChar"/>
        </w:rPr>
        <w:t>Value</w:t>
      </w:r>
      <w:r>
        <w:rPr>
          <w:lang w:val="en-GB"/>
        </w:rPr>
        <w:t xml:space="preserve"> and </w:t>
      </w:r>
      <w:r w:rsidRPr="002C6E0F">
        <w:rPr>
          <w:rStyle w:val="guielementChar"/>
        </w:rPr>
        <w:t>Uncertainty</w:t>
      </w:r>
      <w:r>
        <w:rPr>
          <w:lang w:val="en-GB"/>
        </w:rPr>
        <w:t xml:space="preserve"> </w:t>
      </w:r>
      <w:proofErr w:type="gramStart"/>
      <w:r>
        <w:rPr>
          <w:lang w:val="en-GB"/>
        </w:rPr>
        <w:t>matrices allows</w:t>
      </w:r>
      <w:proofErr w:type="gramEnd"/>
      <w:r>
        <w:rPr>
          <w:lang w:val="en-GB"/>
        </w:rPr>
        <w:t xml:space="preserve"> </w:t>
      </w:r>
      <w:r w:rsidRPr="002C6E0F">
        <w:rPr>
          <w:rStyle w:val="guielementChar"/>
        </w:rPr>
        <w:t>Copy Data</w:t>
      </w:r>
      <w:r>
        <w:rPr>
          <w:lang w:val="en-GB"/>
        </w:rPr>
        <w:t xml:space="preserve"> and </w:t>
      </w:r>
      <w:r w:rsidRPr="002C6E0F">
        <w:rPr>
          <w:rStyle w:val="guielementChar"/>
        </w:rPr>
        <w:t>Paste Data</w:t>
      </w:r>
      <w:r>
        <w:rPr>
          <w:lang w:val="en-GB"/>
        </w:rPr>
        <w:t xml:space="preserve"> between Excel style editor and TWM. Also note TWM will automatically convert the decimal separators to dot. User can additionally restrict </w:t>
      </w:r>
      <w:r>
        <w:rPr>
          <w:lang w:val="en-GB"/>
        </w:rPr>
        <w:lastRenderedPageBreak/>
        <w:t xml:space="preserve">the correction for given attributes of the digitizer and make it dependent on </w:t>
      </w:r>
      <w:r w:rsidRPr="002C6E0F">
        <w:rPr>
          <w:rStyle w:val="guielementChar"/>
        </w:rPr>
        <w:t>Primary</w:t>
      </w:r>
      <w:r>
        <w:rPr>
          <w:lang w:val="en-GB"/>
        </w:rPr>
        <w:t xml:space="preserve"> or </w:t>
      </w:r>
      <w:r w:rsidRPr="002C6E0F">
        <w:rPr>
          <w:rStyle w:val="guielementChar"/>
        </w:rPr>
        <w:t>Secondary parameter</w:t>
      </w:r>
      <w:r>
        <w:rPr>
          <w:lang w:val="en-GB"/>
        </w:rPr>
        <w:t xml:space="preserve">. Please refer to the corrections manual </w:t>
      </w:r>
      <w:r>
        <w:rPr>
          <w:lang w:val="en-GB"/>
        </w:rPr>
        <w:fldChar w:fldCharType="begin"/>
      </w:r>
      <w:r>
        <w:rPr>
          <w:lang w:val="en-GB"/>
        </w:rPr>
        <w:instrText xml:space="preserve"> REF _Ref528244611 \r \h </w:instrText>
      </w:r>
      <w:r>
        <w:rPr>
          <w:lang w:val="en-GB"/>
        </w:rPr>
      </w:r>
      <w:r>
        <w:rPr>
          <w:lang w:val="en-GB"/>
        </w:rPr>
        <w:fldChar w:fldCharType="separate"/>
      </w:r>
      <w:r w:rsidR="00A56CE1">
        <w:rPr>
          <w:lang w:val="en-GB"/>
        </w:rPr>
        <w:t>[13]</w:t>
      </w:r>
      <w:r>
        <w:rPr>
          <w:lang w:val="en-GB"/>
        </w:rPr>
        <w:fldChar w:fldCharType="end"/>
      </w:r>
      <w:r>
        <w:rPr>
          <w:lang w:val="en-GB"/>
        </w:rPr>
        <w:t xml:space="preserve"> for details. Pressing the INFO button should show brief description of the correction meaning. If you want to inhibit given correction without removing its data, use </w:t>
      </w:r>
      <w:r w:rsidRPr="002C6E0F">
        <w:rPr>
          <w:rStyle w:val="guielementChar"/>
        </w:rPr>
        <w:t>Disable correction</w:t>
      </w:r>
      <w:r>
        <w:rPr>
          <w:lang w:val="en-GB"/>
        </w:rPr>
        <w:t xml:space="preserve"> item. Use button </w:t>
      </w:r>
      <w:r w:rsidRPr="002C6E0F">
        <w:rPr>
          <w:rStyle w:val="guielementChar"/>
        </w:rPr>
        <w:t>CLEAR</w:t>
      </w:r>
      <w:r>
        <w:rPr>
          <w:lang w:val="en-GB"/>
        </w:rPr>
        <w:t xml:space="preserve"> to clear given correction data.</w:t>
      </w:r>
    </w:p>
    <w:p w:rsidR="00D73610" w:rsidRPr="009E3B61" w:rsidRDefault="00E11474" w:rsidP="00E11474">
      <w:pPr>
        <w:rPr>
          <w:lang w:val="en-GB"/>
        </w:rPr>
      </w:pPr>
      <w:r>
        <w:rPr>
          <w:lang w:val="en-GB"/>
        </w:rPr>
        <w:t xml:space="preserve">Any changes must be saved by pressing </w:t>
      </w:r>
      <w:r w:rsidRPr="002C6E0F">
        <w:rPr>
          <w:rStyle w:val="guielementChar"/>
        </w:rPr>
        <w:t>SAVE CHANGES</w:t>
      </w:r>
      <w:r>
        <w:rPr>
          <w:lang w:val="en-GB"/>
        </w:rPr>
        <w:t xml:space="preserve"> before leaving the panel. Note when valid INFO path was selected during save, TWM will override caller’s correction path by the newly created/edited file automatically. </w:t>
      </w:r>
    </w:p>
    <w:p w:rsidR="003D0752" w:rsidRPr="009E3B61" w:rsidRDefault="00345301" w:rsidP="00F366EB">
      <w:pPr>
        <w:keepNext/>
        <w:rPr>
          <w:lang w:val="en-GB"/>
        </w:rPr>
      </w:pPr>
      <w:r w:rsidRPr="009E3B61">
        <w:rPr>
          <w:noProof/>
          <w:lang w:val="cs-CZ" w:eastAsia="cs-CZ"/>
        </w:rPr>
        <w:drawing>
          <wp:inline distT="0" distB="0" distL="0" distR="0" wp14:anchorId="40090F9F" wp14:editId="36A92CBD">
            <wp:extent cx="5760720" cy="3641090"/>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41090"/>
                    </a:xfrm>
                    <a:prstGeom prst="rect">
                      <a:avLst/>
                    </a:prstGeom>
                  </pic:spPr>
                </pic:pic>
              </a:graphicData>
            </a:graphic>
          </wp:inline>
        </w:drawing>
      </w:r>
    </w:p>
    <w:p w:rsidR="003D0752" w:rsidRPr="009E3B61" w:rsidRDefault="003D0752" w:rsidP="00F366EB">
      <w:pPr>
        <w:pStyle w:val="Titulek"/>
      </w:pPr>
      <w:bookmarkStart w:id="49" w:name="_Ref528144056"/>
      <w:bookmarkStart w:id="50" w:name="_Toc6233753"/>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11</w:t>
      </w:r>
      <w:r w:rsidR="00A56CE1">
        <w:fldChar w:fldCharType="end"/>
      </w:r>
      <w:bookmarkEnd w:id="49"/>
      <w:r w:rsidRPr="009E3B61">
        <w:t>: TWM digitizer corrections configuration panel.</w:t>
      </w:r>
      <w:bookmarkEnd w:id="50"/>
    </w:p>
    <w:p w:rsidR="009E3B61" w:rsidRPr="009E3B61" w:rsidRDefault="009E3B61" w:rsidP="009E3B61">
      <w:pPr>
        <w:keepNext/>
        <w:jc w:val="center"/>
        <w:rPr>
          <w:lang w:val="en-GB"/>
        </w:rPr>
      </w:pPr>
      <w:r w:rsidRPr="009E3B61">
        <w:rPr>
          <w:noProof/>
          <w:lang w:val="cs-CZ" w:eastAsia="cs-CZ"/>
        </w:rPr>
        <w:lastRenderedPageBreak/>
        <w:drawing>
          <wp:inline distT="0" distB="0" distL="0" distR="0" wp14:anchorId="132630AB" wp14:editId="3B25DA13">
            <wp:extent cx="5760720" cy="424751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47515"/>
                    </a:xfrm>
                    <a:prstGeom prst="rect">
                      <a:avLst/>
                    </a:prstGeom>
                  </pic:spPr>
                </pic:pic>
              </a:graphicData>
            </a:graphic>
          </wp:inline>
        </w:drawing>
      </w:r>
    </w:p>
    <w:p w:rsidR="009E3B61" w:rsidRPr="009E3B61" w:rsidRDefault="009E3B61" w:rsidP="009E3B61">
      <w:pPr>
        <w:pStyle w:val="Titulek"/>
      </w:pPr>
      <w:bookmarkStart w:id="51" w:name="_Ref5260939"/>
      <w:bookmarkStart w:id="52" w:name="_Toc6233754"/>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12</w:t>
      </w:r>
      <w:r w:rsidR="00A56CE1">
        <w:fldChar w:fldCharType="end"/>
      </w:r>
      <w:bookmarkEnd w:id="51"/>
      <w:r w:rsidRPr="009E3B61">
        <w:t>: TWM digitizer correction editor.</w:t>
      </w:r>
      <w:bookmarkEnd w:id="52"/>
    </w:p>
    <w:p w:rsidR="005959E1" w:rsidRPr="009E3B61" w:rsidRDefault="00CA7A38" w:rsidP="003B6FD5">
      <w:pPr>
        <w:pStyle w:val="Nadpis4"/>
      </w:pPr>
      <w:bookmarkStart w:id="53" w:name="_Toc6233710"/>
      <w:r w:rsidRPr="009E3B61">
        <w:t>Conf</w:t>
      </w:r>
      <w:r w:rsidR="003A1E0F" w:rsidRPr="009E3B61">
        <w:t>i</w:t>
      </w:r>
      <w:r w:rsidRPr="009E3B61">
        <w:t>gur</w:t>
      </w:r>
      <w:r w:rsidR="003A1E0F" w:rsidRPr="009E3B61">
        <w:t>ing new measurement</w:t>
      </w:r>
      <w:bookmarkEnd w:id="53"/>
    </w:p>
    <w:p w:rsidR="003A1E0F" w:rsidRPr="009E3B61" w:rsidRDefault="003A1E0F" w:rsidP="003D0752">
      <w:pPr>
        <w:rPr>
          <w:lang w:val="en-GB"/>
        </w:rPr>
      </w:pPr>
      <w:r w:rsidRPr="009E3B61">
        <w:rPr>
          <w:lang w:val="en-GB"/>
        </w:rPr>
        <w:t xml:space="preserve">New measurement configuration can be invoked by button </w:t>
      </w:r>
      <w:r w:rsidRPr="009E3B61">
        <w:rPr>
          <w:rStyle w:val="guielementChar"/>
          <w:lang w:val="en-GB"/>
        </w:rPr>
        <w:t>SETUP NEW MEASUREMENT</w:t>
      </w:r>
      <w:r w:rsidRPr="009E3B61">
        <w:rPr>
          <w:lang w:val="en-GB"/>
        </w:rPr>
        <w:t xml:space="preserve"> or button </w:t>
      </w:r>
      <w:r w:rsidRPr="009E3B61">
        <w:rPr>
          <w:rStyle w:val="guielementChar"/>
          <w:lang w:val="en-GB"/>
        </w:rPr>
        <w:t>SETUP&amp;START</w:t>
      </w:r>
      <w:r w:rsidRPr="009E3B61">
        <w:rPr>
          <w:lang w:val="en-GB"/>
        </w:rPr>
        <w:t xml:space="preserve">. These will open panel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13</w:t>
      </w:r>
      <w:r w:rsidRPr="009E3B61">
        <w:rPr>
          <w:lang w:val="en-GB"/>
        </w:rPr>
        <w:fldChar w:fldCharType="end"/>
      </w:r>
      <w:r w:rsidRPr="009E3B61">
        <w:rPr>
          <w:lang w:val="en-GB"/>
        </w:rPr>
        <w:t xml:space="preserve">. The panel is used to setup </w:t>
      </w:r>
      <w:r w:rsidRPr="009E3B61">
        <w:rPr>
          <w:rStyle w:val="guielementChar"/>
          <w:lang w:val="en-GB"/>
        </w:rPr>
        <w:t>Sampling rate</w:t>
      </w:r>
      <w:r w:rsidRPr="009E3B61">
        <w:rPr>
          <w:lang w:val="en-GB"/>
        </w:rPr>
        <w:t xml:space="preserve">, </w:t>
      </w:r>
      <w:r w:rsidRPr="009E3B61">
        <w:rPr>
          <w:rStyle w:val="guielementChar"/>
          <w:lang w:val="en-GB"/>
        </w:rPr>
        <w:t>Aperture</w:t>
      </w:r>
      <w:r w:rsidRPr="009E3B61">
        <w:rPr>
          <w:lang w:val="en-GB"/>
        </w:rPr>
        <w:t xml:space="preserve"> time of the digitizer</w:t>
      </w:r>
      <w:r w:rsidR="00192B16" w:rsidRPr="009E3B61">
        <w:rPr>
          <w:lang w:val="en-GB"/>
        </w:rPr>
        <w:t xml:space="preserve"> ADC</w:t>
      </w:r>
      <w:r w:rsidRPr="009E3B61">
        <w:rPr>
          <w:lang w:val="en-GB"/>
        </w:rPr>
        <w:t xml:space="preserve">, </w:t>
      </w:r>
      <w:r w:rsidRPr="009E3B61">
        <w:rPr>
          <w:rStyle w:val="guielementChar"/>
          <w:lang w:val="en-GB"/>
        </w:rPr>
        <w:t>Samples count</w:t>
      </w:r>
      <w:r w:rsidRPr="009E3B61">
        <w:rPr>
          <w:lang w:val="en-GB"/>
        </w:rPr>
        <w:t xml:space="preserve"> to record or </w:t>
      </w:r>
      <w:r w:rsidRPr="009E3B61">
        <w:rPr>
          <w:rStyle w:val="guielementChar"/>
          <w:lang w:val="en-GB"/>
        </w:rPr>
        <w:t>Measurement time</w:t>
      </w:r>
      <w:r w:rsidRPr="009E3B61">
        <w:rPr>
          <w:lang w:val="en-GB"/>
        </w:rPr>
        <w:t xml:space="preserve">, measurement </w:t>
      </w:r>
      <w:r w:rsidRPr="009E3B61">
        <w:rPr>
          <w:rStyle w:val="guielementChar"/>
          <w:lang w:val="en-GB"/>
        </w:rPr>
        <w:t>Repetition cycles</w:t>
      </w:r>
      <w:r w:rsidRPr="009E3B61">
        <w:rPr>
          <w:lang w:val="en-GB"/>
        </w:rPr>
        <w:t xml:space="preserve">, additional </w:t>
      </w:r>
      <w:r w:rsidRPr="009E3B61">
        <w:rPr>
          <w:rStyle w:val="guielementChar"/>
          <w:lang w:val="en-GB"/>
        </w:rPr>
        <w:t>Repetition settling</w:t>
      </w:r>
      <w:r w:rsidRPr="009E3B61">
        <w:rPr>
          <w:lang w:val="en-GB"/>
        </w:rPr>
        <w:t xml:space="preserve"> for extra delay between repetitions. Next </w:t>
      </w:r>
      <w:r w:rsidR="00192B16" w:rsidRPr="009E3B61">
        <w:rPr>
          <w:lang w:val="en-GB"/>
        </w:rPr>
        <w:t xml:space="preserve">group of </w:t>
      </w:r>
      <w:r w:rsidRPr="009E3B61">
        <w:rPr>
          <w:lang w:val="en-GB"/>
        </w:rPr>
        <w:t>option</w:t>
      </w:r>
      <w:r w:rsidR="00192B16" w:rsidRPr="009E3B61">
        <w:rPr>
          <w:lang w:val="en-GB"/>
        </w:rPr>
        <w:t>s</w:t>
      </w:r>
      <w:r w:rsidRPr="009E3B61">
        <w:rPr>
          <w:lang w:val="en-GB"/>
        </w:rPr>
        <w:t xml:space="preserve"> is </w:t>
      </w:r>
      <w:r w:rsidRPr="009E3B61">
        <w:rPr>
          <w:rStyle w:val="guielementChar"/>
          <w:lang w:val="en-GB"/>
        </w:rPr>
        <w:t>Trigger mode</w:t>
      </w:r>
      <w:r w:rsidRPr="009E3B61">
        <w:rPr>
          <w:lang w:val="en-GB"/>
        </w:rPr>
        <w:t xml:space="preserve"> and its parameters. Mostly it is not needed, so </w:t>
      </w:r>
      <w:r w:rsidRPr="009E3B61">
        <w:rPr>
          <w:rStyle w:val="guielementChar"/>
          <w:lang w:val="en-GB"/>
        </w:rPr>
        <w:t>Immediate</w:t>
      </w:r>
      <w:r w:rsidRPr="009E3B61">
        <w:rPr>
          <w:lang w:val="en-GB"/>
        </w:rPr>
        <w:t xml:space="preserve"> can be used. Note the mode </w:t>
      </w:r>
      <w:r w:rsidRPr="009E3B61">
        <w:rPr>
          <w:rStyle w:val="guielementChar"/>
          <w:lang w:val="en-GB"/>
        </w:rPr>
        <w:t>Level</w:t>
      </w:r>
      <w:r w:rsidRPr="009E3B61">
        <w:rPr>
          <w:lang w:val="en-GB"/>
        </w:rPr>
        <w:t xml:space="preserve"> is always derived from </w:t>
      </w:r>
      <w:r w:rsidR="002E7E09" w:rsidRPr="009E3B61">
        <w:rPr>
          <w:lang w:val="en-GB"/>
        </w:rPr>
        <w:t xml:space="preserve">the </w:t>
      </w:r>
      <w:r w:rsidRPr="009E3B61">
        <w:rPr>
          <w:lang w:val="en-GB"/>
        </w:rPr>
        <w:t xml:space="preserve">first channel of the digitizer. This decision was made because of the DMM synchronization modes MASTER-SLAVE which do not allow principally different operation. The mode </w:t>
      </w:r>
      <w:r w:rsidRPr="009E3B61">
        <w:rPr>
          <w:rStyle w:val="guielementChar"/>
          <w:lang w:val="en-GB"/>
        </w:rPr>
        <w:t>External</w:t>
      </w:r>
      <w:r w:rsidRPr="009E3B61">
        <w:rPr>
          <w:lang w:val="en-GB"/>
        </w:rPr>
        <w:t xml:space="preserve"> is some form of external trigger input dependent on the selected digitizer. For DMMs it is EXT TRIG input of the MASTER DMM</w:t>
      </w:r>
      <w:r w:rsidR="00192B16" w:rsidRPr="009E3B61">
        <w:rPr>
          <w:lang w:val="en-GB"/>
        </w:rPr>
        <w:t xml:space="preserve"> (if not used</w:t>
      </w:r>
      <w:r w:rsidR="00CD51F8" w:rsidRPr="009E3B61">
        <w:rPr>
          <w:lang w:val="en-GB"/>
        </w:rPr>
        <w:t xml:space="preserve"> for AWG input</w:t>
      </w:r>
      <w:r w:rsidR="00192B16" w:rsidRPr="009E3B61">
        <w:rPr>
          <w:lang w:val="en-GB"/>
        </w:rPr>
        <w:t>)</w:t>
      </w:r>
      <w:r w:rsidRPr="009E3B61">
        <w:rPr>
          <w:lang w:val="en-GB"/>
        </w:rPr>
        <w:t xml:space="preserve">. For NI 5922 it is the TRIG input on the first card in the digitizer channels list. The panel also contains </w:t>
      </w:r>
      <w:r w:rsidRPr="009E3B61">
        <w:rPr>
          <w:rStyle w:val="guielementChar"/>
          <w:lang w:val="en-GB"/>
        </w:rPr>
        <w:t>Voltage ra</w:t>
      </w:r>
      <w:r w:rsidR="002E7E09" w:rsidRPr="009E3B61">
        <w:rPr>
          <w:rStyle w:val="guielementChar"/>
          <w:lang w:val="en-GB"/>
        </w:rPr>
        <w:t>n</w:t>
      </w:r>
      <w:r w:rsidRPr="009E3B61">
        <w:rPr>
          <w:rStyle w:val="guielementChar"/>
          <w:lang w:val="en-GB"/>
        </w:rPr>
        <w:t>ge selection</w:t>
      </w:r>
      <w:r w:rsidRPr="009E3B61">
        <w:rPr>
          <w:lang w:val="en-GB"/>
        </w:rPr>
        <w:t xml:space="preserve">. Normally this is not needed, because the ranges can be set in the digitizer configuration, but the default ranges can be overridden from here, when other than </w:t>
      </w:r>
      <w:r w:rsidRPr="009E3B61">
        <w:rPr>
          <w:rStyle w:val="guielementChar"/>
          <w:lang w:val="en-GB"/>
        </w:rPr>
        <w:t>Keep defaults</w:t>
      </w:r>
      <w:r w:rsidRPr="009E3B61">
        <w:rPr>
          <w:lang w:val="en-GB"/>
        </w:rPr>
        <w:t xml:space="preserve"> option is selected. The TWM will allow user to </w:t>
      </w:r>
      <w:r w:rsidR="002E7E09" w:rsidRPr="009E3B61">
        <w:rPr>
          <w:lang w:val="en-GB"/>
        </w:rPr>
        <w:t>set the same range to all virtual channels, or separately to odd and even (intended for voltage and current channels).</w:t>
      </w:r>
    </w:p>
    <w:p w:rsidR="002E7E09" w:rsidRPr="009E3B61" w:rsidRDefault="002E7E09" w:rsidP="003D0752">
      <w:pPr>
        <w:rPr>
          <w:lang w:val="en-GB"/>
        </w:rPr>
      </w:pPr>
      <w:r w:rsidRPr="009E3B61">
        <w:rPr>
          <w:lang w:val="en-GB"/>
        </w:rPr>
        <w:t xml:space="preserve">The mandatory part of this panel is setup of the destination folder for the measurement data. User must select some </w:t>
      </w:r>
      <w:r w:rsidRPr="009E3B61">
        <w:rPr>
          <w:rStyle w:val="guielementChar"/>
          <w:lang w:val="en-GB"/>
        </w:rPr>
        <w:t>Folder for measurement data files</w:t>
      </w:r>
      <w:r w:rsidRPr="009E3B61">
        <w:rPr>
          <w:lang w:val="en-GB"/>
        </w:rPr>
        <w:t xml:space="preserve"> to which the TWM will store the data and results. User must also choose a </w:t>
      </w:r>
      <w:r w:rsidRPr="009E3B61">
        <w:rPr>
          <w:rStyle w:val="guielementChar"/>
          <w:lang w:val="en-GB"/>
        </w:rPr>
        <w:t>Measurement name base</w:t>
      </w:r>
      <w:r w:rsidRPr="009E3B61">
        <w:rPr>
          <w:lang w:val="en-GB"/>
        </w:rPr>
        <w:t xml:space="preserve">, which is subfolder to be created in the </w:t>
      </w:r>
      <w:r w:rsidRPr="009E3B61">
        <w:rPr>
          <w:rStyle w:val="guielementChar"/>
          <w:lang w:val="en-GB"/>
        </w:rPr>
        <w:t>Folder for measurement data files</w:t>
      </w:r>
      <w:r w:rsidRPr="009E3B61">
        <w:rPr>
          <w:lang w:val="en-GB"/>
        </w:rPr>
        <w:t xml:space="preserve">. This name may contain variables as shown in the panel which will be replaced. Preview of the final path to the measurement is shown in the indicator </w:t>
      </w:r>
      <w:r w:rsidRPr="009E3B61">
        <w:rPr>
          <w:rStyle w:val="guielementChar"/>
          <w:lang w:val="en-GB"/>
        </w:rPr>
        <w:t>Full measurement base path</w:t>
      </w:r>
      <w:r w:rsidRPr="009E3B61">
        <w:rPr>
          <w:lang w:val="en-GB"/>
        </w:rPr>
        <w:t xml:space="preserve">. Normally, if user does not require </w:t>
      </w:r>
      <w:proofErr w:type="gramStart"/>
      <w:r w:rsidRPr="009E3B61">
        <w:rPr>
          <w:lang w:val="en-GB"/>
        </w:rPr>
        <w:t>to archive</w:t>
      </w:r>
      <w:proofErr w:type="gramEnd"/>
      <w:r w:rsidRPr="009E3B61">
        <w:rPr>
          <w:lang w:val="en-GB"/>
        </w:rPr>
        <w:t xml:space="preserve"> the measured data for future processing, the </w:t>
      </w:r>
      <w:r w:rsidRPr="009E3B61">
        <w:rPr>
          <w:rStyle w:val="guielementChar"/>
          <w:lang w:val="en-GB"/>
        </w:rPr>
        <w:t>Measurement name base</w:t>
      </w:r>
      <w:r w:rsidRPr="009E3B61">
        <w:rPr>
          <w:lang w:val="en-GB"/>
        </w:rPr>
        <w:t xml:space="preserve"> may be still the same and TWM will simply overwrite the previous data by new ones (it will always ask to delete old data). By adding the </w:t>
      </w:r>
      <w:r w:rsidRPr="009E3B61">
        <w:rPr>
          <w:rStyle w:val="guielementChar"/>
          <w:lang w:val="en-GB"/>
        </w:rPr>
        <w:lastRenderedPageBreak/>
        <w:t>%id%</w:t>
      </w:r>
      <w:r w:rsidRPr="009E3B61">
        <w:rPr>
          <w:lang w:val="en-GB"/>
        </w:rPr>
        <w:t xml:space="preserve"> variable to the name, TWM will auto increment the </w:t>
      </w:r>
      <w:r w:rsidRPr="009E3B61">
        <w:rPr>
          <w:rStyle w:val="guielementChar"/>
          <w:lang w:val="en-GB"/>
        </w:rPr>
        <w:t>Measurement number</w:t>
      </w:r>
      <w:r w:rsidRPr="009E3B61">
        <w:rPr>
          <w:lang w:val="en-GB"/>
        </w:rPr>
        <w:t xml:space="preserve"> every </w:t>
      </w:r>
      <w:r w:rsidR="00475887" w:rsidRPr="009E3B61">
        <w:rPr>
          <w:lang w:val="en-GB"/>
        </w:rPr>
        <w:t xml:space="preserve">time </w:t>
      </w:r>
      <w:r w:rsidRPr="009E3B61">
        <w:rPr>
          <w:lang w:val="en-GB"/>
        </w:rPr>
        <w:t xml:space="preserve">the measurement is taken, so the data will be archived in the </w:t>
      </w:r>
      <w:r w:rsidRPr="009E3B61">
        <w:rPr>
          <w:rStyle w:val="guielementChar"/>
          <w:lang w:val="en-GB"/>
        </w:rPr>
        <w:t>Folder for measurement data files</w:t>
      </w:r>
      <w:r w:rsidRPr="009E3B61">
        <w:rPr>
          <w:lang w:val="en-GB"/>
        </w:rPr>
        <w:t>.</w:t>
      </w:r>
      <w:r w:rsidR="002C6E0F">
        <w:rPr>
          <w:lang w:val="en-GB"/>
        </w:rPr>
        <w:t xml:space="preserve"> User can also define </w:t>
      </w:r>
      <w:r w:rsidR="002C6E0F" w:rsidRPr="002C6E0F">
        <w:rPr>
          <w:rStyle w:val="guielementChar"/>
        </w:rPr>
        <w:t>Measurement comment</w:t>
      </w:r>
      <w:r w:rsidR="002C6E0F">
        <w:rPr>
          <w:lang w:val="en-GB"/>
        </w:rPr>
        <w:t xml:space="preserve"> to be stored with the data. Use </w:t>
      </w:r>
      <w:proofErr w:type="spellStart"/>
      <w:r w:rsidR="002C6E0F">
        <w:rPr>
          <w:lang w:val="en-GB"/>
        </w:rPr>
        <w:t>Shift+Enter</w:t>
      </w:r>
      <w:proofErr w:type="spellEnd"/>
      <w:r w:rsidR="002C6E0F">
        <w:rPr>
          <w:lang w:val="en-GB"/>
        </w:rPr>
        <w:t xml:space="preserve"> to break line in the comment editor.</w:t>
      </w:r>
    </w:p>
    <w:p w:rsidR="003A1E0F" w:rsidRPr="009E3B61" w:rsidRDefault="002C6E0F" w:rsidP="00F366EB">
      <w:pPr>
        <w:keepNext/>
        <w:rPr>
          <w:lang w:val="en-GB"/>
        </w:rPr>
      </w:pPr>
      <w:r>
        <w:rPr>
          <w:noProof/>
          <w:lang w:val="cs-CZ" w:eastAsia="cs-CZ"/>
        </w:rPr>
        <w:drawing>
          <wp:inline distT="0" distB="0" distL="0" distR="0" wp14:anchorId="362BEF75" wp14:editId="4E8E2C33">
            <wp:extent cx="5760720" cy="41776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77665"/>
                    </a:xfrm>
                    <a:prstGeom prst="rect">
                      <a:avLst/>
                    </a:prstGeom>
                  </pic:spPr>
                </pic:pic>
              </a:graphicData>
            </a:graphic>
          </wp:inline>
        </w:drawing>
      </w:r>
    </w:p>
    <w:p w:rsidR="003A1E0F" w:rsidRPr="009E3B61" w:rsidRDefault="003A1E0F" w:rsidP="003A1E0F">
      <w:pPr>
        <w:pStyle w:val="Titulek"/>
      </w:pPr>
      <w:bookmarkStart w:id="54" w:name="_Ref528145013"/>
      <w:bookmarkStart w:id="55" w:name="_Toc6233755"/>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13</w:t>
      </w:r>
      <w:r w:rsidR="00A56CE1">
        <w:fldChar w:fldCharType="end"/>
      </w:r>
      <w:bookmarkEnd w:id="54"/>
      <w:r w:rsidRPr="009E3B61">
        <w:t>: TWM new measurement configuration panel.</w:t>
      </w:r>
      <w:bookmarkEnd w:id="55"/>
    </w:p>
    <w:p w:rsidR="00586E8D" w:rsidRPr="009E3B61" w:rsidRDefault="00586E8D" w:rsidP="00586E8D">
      <w:pPr>
        <w:rPr>
          <w:lang w:val="en-GB"/>
        </w:rPr>
      </w:pPr>
      <w:r w:rsidRPr="009E3B61">
        <w:rPr>
          <w:rStyle w:val="guielementChar"/>
          <w:lang w:val="en-GB"/>
        </w:rPr>
        <w:t>Processing setup</w:t>
      </w:r>
      <w:r w:rsidRPr="009E3B61">
        <w:rPr>
          <w:lang w:val="en-GB"/>
        </w:rPr>
        <w:t xml:space="preserve"> and </w:t>
      </w:r>
      <w:r w:rsidRPr="009E3B61">
        <w:rPr>
          <w:rStyle w:val="guielementChar"/>
          <w:lang w:val="en-GB"/>
        </w:rPr>
        <w:t>Sampling Setup Assistant</w:t>
      </w:r>
      <w:r w:rsidRPr="009E3B61">
        <w:rPr>
          <w:lang w:val="en-GB"/>
        </w:rPr>
        <w:t xml:space="preserve"> are described in the following chapters. Option </w:t>
      </w:r>
      <w:r w:rsidRPr="009E3B61">
        <w:rPr>
          <w:rStyle w:val="guielementChar"/>
          <w:lang w:val="en-GB"/>
        </w:rPr>
        <w:t>Enable result calculation</w:t>
      </w:r>
      <w:r w:rsidRPr="009E3B61">
        <w:rPr>
          <w:lang w:val="en-GB"/>
        </w:rPr>
        <w:t xml:space="preserve"> must be checked to perform the data processing immediately after digitizing. Otherwise TWM will only record the data to the measurement folder(s) and the processing can be initiated afterwards. </w:t>
      </w:r>
    </w:p>
    <w:p w:rsidR="00586E8D" w:rsidRPr="009E3B61" w:rsidRDefault="00586E8D" w:rsidP="00F366EB">
      <w:pPr>
        <w:rPr>
          <w:lang w:val="en-GB"/>
        </w:rPr>
      </w:pPr>
      <w:r w:rsidRPr="009E3B61">
        <w:rPr>
          <w:lang w:val="en-GB"/>
        </w:rPr>
        <w:t xml:space="preserve">When the setups are done, user may confirm by pressing </w:t>
      </w:r>
      <w:r w:rsidRPr="009E3B61">
        <w:rPr>
          <w:rStyle w:val="guielementChar"/>
          <w:lang w:val="en-GB"/>
        </w:rPr>
        <w:t>OK</w:t>
      </w:r>
      <w:r w:rsidRPr="009E3B61">
        <w:rPr>
          <w:lang w:val="en-GB"/>
        </w:rPr>
        <w:t xml:space="preserve"> or </w:t>
      </w:r>
      <w:r w:rsidRPr="009E3B61">
        <w:rPr>
          <w:rStyle w:val="guielementChar"/>
          <w:lang w:val="en-GB"/>
        </w:rPr>
        <w:t>CANCEL</w:t>
      </w:r>
      <w:r w:rsidRPr="009E3B61">
        <w:rPr>
          <w:lang w:val="en-GB"/>
        </w:rPr>
        <w:t xml:space="preserve"> to return back. If the panel was invoked by </w:t>
      </w:r>
      <w:r w:rsidRPr="009E3B61">
        <w:rPr>
          <w:rStyle w:val="guielementChar"/>
          <w:lang w:val="en-GB"/>
        </w:rPr>
        <w:t>SETUP&amp;START</w:t>
      </w:r>
      <w:r w:rsidRPr="009E3B61">
        <w:rPr>
          <w:lang w:val="en-GB"/>
        </w:rPr>
        <w:t xml:space="preserve">, the measurement will start immediately after </w:t>
      </w:r>
      <w:r w:rsidRPr="009E3B61">
        <w:rPr>
          <w:rStyle w:val="guielementChar"/>
          <w:lang w:val="en-GB"/>
        </w:rPr>
        <w:t>OK</w:t>
      </w:r>
      <w:r w:rsidRPr="009E3B61">
        <w:rPr>
          <w:lang w:val="en-GB"/>
        </w:rPr>
        <w:t>.</w:t>
      </w:r>
    </w:p>
    <w:p w:rsidR="00586E8D" w:rsidRPr="009E3B61" w:rsidRDefault="00586E8D" w:rsidP="00F366EB">
      <w:pPr>
        <w:pStyle w:val="Nadpis5"/>
        <w:ind w:left="1276" w:hanging="1276"/>
        <w:rPr>
          <w:lang w:val="en-GB"/>
        </w:rPr>
      </w:pPr>
      <w:bookmarkStart w:id="56" w:name="_Toc6233711"/>
      <w:r w:rsidRPr="009E3B61">
        <w:rPr>
          <w:lang w:val="en-GB"/>
        </w:rPr>
        <w:t>Sampling setup assistant</w:t>
      </w:r>
      <w:bookmarkEnd w:id="56"/>
    </w:p>
    <w:p w:rsidR="00472396" w:rsidRPr="009E3B61" w:rsidRDefault="00472396" w:rsidP="00472396">
      <w:pPr>
        <w:rPr>
          <w:lang w:val="en-GB"/>
        </w:rPr>
      </w:pPr>
      <w:r w:rsidRPr="009E3B61">
        <w:rPr>
          <w:lang w:val="en-GB"/>
        </w:rPr>
        <w:t xml:space="preserve">In some cases user may need to setup </w:t>
      </w:r>
      <w:r w:rsidR="008C1989" w:rsidRPr="009E3B61">
        <w:rPr>
          <w:lang w:val="en-GB"/>
        </w:rPr>
        <w:t xml:space="preserve">coherent sampling. The </w:t>
      </w:r>
      <w:r w:rsidR="008C1989" w:rsidRPr="009E3B61">
        <w:rPr>
          <w:rStyle w:val="guielementChar"/>
          <w:lang w:val="en-GB"/>
        </w:rPr>
        <w:t xml:space="preserve">New measurement </w:t>
      </w:r>
      <w:r w:rsidR="00592FC1" w:rsidRPr="009E3B61">
        <w:rPr>
          <w:rStyle w:val="guielementChar"/>
          <w:lang w:val="en-GB"/>
        </w:rPr>
        <w:t>configuration</w:t>
      </w:r>
      <w:r w:rsidR="00592FC1" w:rsidRPr="009E3B61">
        <w:rPr>
          <w:lang w:val="en-GB"/>
        </w:rPr>
        <w:t xml:space="preserve"> </w:t>
      </w:r>
      <w:r w:rsidR="008C1989" w:rsidRPr="009E3B61">
        <w:rPr>
          <w:lang w:val="en-GB"/>
        </w:rPr>
        <w:t xml:space="preserve">panel has integrated </w:t>
      </w:r>
      <w:r w:rsidR="008C1989" w:rsidRPr="009E3B61">
        <w:rPr>
          <w:rStyle w:val="guielementChar"/>
          <w:lang w:val="en-GB"/>
        </w:rPr>
        <w:t>Sampling Setup Assistant</w:t>
      </w:r>
      <w:r w:rsidR="008C1989" w:rsidRPr="009E3B61">
        <w:rPr>
          <w:lang w:val="en-GB"/>
        </w:rPr>
        <w:t xml:space="preserve"> for easing this task. Panel of the assistant is shown in </w:t>
      </w:r>
      <w:r w:rsidR="008C1989" w:rsidRPr="009E3B61">
        <w:rPr>
          <w:lang w:val="en-GB"/>
        </w:rPr>
        <w:fldChar w:fldCharType="begin"/>
      </w:r>
      <w:r w:rsidR="008C1989" w:rsidRPr="009E3B61">
        <w:rPr>
          <w:lang w:val="en-GB"/>
        </w:rPr>
        <w:instrText xml:space="preserve"> REF _Ref528150990 \h </w:instrText>
      </w:r>
      <w:r w:rsidR="008C1989" w:rsidRPr="009E3B61">
        <w:rPr>
          <w:lang w:val="en-GB"/>
        </w:rPr>
      </w:r>
      <w:r w:rsidR="008C1989" w:rsidRPr="009E3B61">
        <w:rPr>
          <w:lang w:val="en-GB"/>
        </w:rPr>
        <w:fldChar w:fldCharType="separate"/>
      </w:r>
      <w:r w:rsidR="00A56CE1" w:rsidRPr="009E3B61">
        <w:t xml:space="preserve">Figure </w:t>
      </w:r>
      <w:r w:rsidR="00A56CE1">
        <w:rPr>
          <w:noProof/>
        </w:rPr>
        <w:t>A</w:t>
      </w:r>
      <w:r w:rsidR="00A56CE1">
        <w:noBreakHyphen/>
      </w:r>
      <w:r w:rsidR="00A56CE1">
        <w:rPr>
          <w:noProof/>
        </w:rPr>
        <w:t>14</w:t>
      </w:r>
      <w:r w:rsidR="008C1989" w:rsidRPr="009E3B61">
        <w:rPr>
          <w:lang w:val="en-GB"/>
        </w:rPr>
        <w:fldChar w:fldCharType="end"/>
      </w:r>
      <w:r w:rsidR="008C1989" w:rsidRPr="009E3B61">
        <w:rPr>
          <w:lang w:val="en-GB"/>
        </w:rPr>
        <w:t xml:space="preserve">. </w:t>
      </w:r>
      <w:proofErr w:type="gramStart"/>
      <w:r w:rsidR="008C1989" w:rsidRPr="009E3B61">
        <w:rPr>
          <w:lang w:val="en-GB"/>
        </w:rPr>
        <w:t>Purpose of this panel is to measure or manually enter frequency of the fundamental component of the signal and calculate</w:t>
      </w:r>
      <w:proofErr w:type="gramEnd"/>
      <w:r w:rsidR="008C1989" w:rsidRPr="009E3B61">
        <w:rPr>
          <w:lang w:val="en-GB"/>
        </w:rPr>
        <w:t xml:space="preserve"> combination of the sampling rate and samples count which will result in coherent sampling. The frequency can be measured using subpanel </w:t>
      </w:r>
      <w:r w:rsidR="00592FC1" w:rsidRPr="009E3B61">
        <w:rPr>
          <w:lang w:val="en-GB"/>
        </w:rPr>
        <w:t xml:space="preserve">shown in </w:t>
      </w:r>
      <w:r w:rsidR="008C1989" w:rsidRPr="009E3B61">
        <w:rPr>
          <w:lang w:val="en-GB"/>
        </w:rPr>
        <w:fldChar w:fldCharType="begin"/>
      </w:r>
      <w:r w:rsidR="008C1989" w:rsidRPr="009E3B61">
        <w:rPr>
          <w:lang w:val="en-GB"/>
        </w:rPr>
        <w:instrText xml:space="preserve"> REF _Ref528150857 \h </w:instrText>
      </w:r>
      <w:r w:rsidR="008C1989" w:rsidRPr="009E3B61">
        <w:rPr>
          <w:lang w:val="en-GB"/>
        </w:rPr>
      </w:r>
      <w:r w:rsidR="008C1989" w:rsidRPr="009E3B61">
        <w:rPr>
          <w:lang w:val="en-GB"/>
        </w:rPr>
        <w:fldChar w:fldCharType="separate"/>
      </w:r>
      <w:r w:rsidR="00A56CE1" w:rsidRPr="009E3B61">
        <w:t xml:space="preserve">Figure </w:t>
      </w:r>
      <w:r w:rsidR="00A56CE1">
        <w:rPr>
          <w:noProof/>
        </w:rPr>
        <w:t>A</w:t>
      </w:r>
      <w:r w:rsidR="00A56CE1">
        <w:noBreakHyphen/>
      </w:r>
      <w:r w:rsidR="00A56CE1">
        <w:rPr>
          <w:noProof/>
        </w:rPr>
        <w:t>15</w:t>
      </w:r>
      <w:r w:rsidR="008C1989" w:rsidRPr="009E3B61">
        <w:rPr>
          <w:lang w:val="en-GB"/>
        </w:rPr>
        <w:fldChar w:fldCharType="end"/>
      </w:r>
      <w:r w:rsidR="008C1989" w:rsidRPr="009E3B61">
        <w:rPr>
          <w:lang w:val="en-GB"/>
        </w:rPr>
        <w:t xml:space="preserve"> that can be invoked by pressing </w:t>
      </w:r>
      <w:r w:rsidR="008C1989" w:rsidRPr="009E3B61">
        <w:rPr>
          <w:rStyle w:val="guielementChar"/>
          <w:lang w:val="en-GB"/>
        </w:rPr>
        <w:t>MEASURE</w:t>
      </w:r>
      <w:r w:rsidR="008C1989" w:rsidRPr="009E3B61">
        <w:rPr>
          <w:lang w:val="en-GB"/>
        </w:rPr>
        <w:t xml:space="preserve">. Alternatively, if it is known, it may be entered directly to the </w:t>
      </w:r>
      <w:r w:rsidR="008C1989" w:rsidRPr="009E3B61">
        <w:rPr>
          <w:rStyle w:val="guielementChar"/>
          <w:lang w:val="en-GB"/>
        </w:rPr>
        <w:t xml:space="preserve">Reference frequency </w:t>
      </w:r>
      <w:proofErr w:type="spellStart"/>
      <w:proofErr w:type="gramStart"/>
      <w:r w:rsidR="008C1989" w:rsidRPr="009E3B61">
        <w:rPr>
          <w:rStyle w:val="guielementChar"/>
          <w:lang w:val="en-GB"/>
        </w:rPr>
        <w:t>fr</w:t>
      </w:r>
      <w:proofErr w:type="gramEnd"/>
      <w:r w:rsidR="008C1989" w:rsidRPr="009E3B61">
        <w:rPr>
          <w:lang w:val="en-GB"/>
        </w:rPr>
        <w:t>.</w:t>
      </w:r>
      <w:proofErr w:type="spellEnd"/>
      <w:r w:rsidR="008C1989" w:rsidRPr="009E3B61">
        <w:rPr>
          <w:lang w:val="en-GB"/>
        </w:rPr>
        <w:t xml:space="preserve"> The frequency can be multiplied by a factor </w:t>
      </w:r>
      <w:r w:rsidR="008C1989" w:rsidRPr="009E3B61">
        <w:rPr>
          <w:rStyle w:val="guielementChar"/>
          <w:lang w:val="en-GB"/>
        </w:rPr>
        <w:t>P</w:t>
      </w:r>
      <w:r w:rsidR="008C1989" w:rsidRPr="009E3B61">
        <w:rPr>
          <w:lang w:val="en-GB"/>
        </w:rPr>
        <w:t>/</w:t>
      </w:r>
      <w:r w:rsidR="008C1989" w:rsidRPr="009E3B61">
        <w:rPr>
          <w:rStyle w:val="guielementChar"/>
          <w:lang w:val="en-GB"/>
        </w:rPr>
        <w:t>Q</w:t>
      </w:r>
      <w:r w:rsidR="008C1989" w:rsidRPr="009E3B61">
        <w:rPr>
          <w:lang w:val="en-GB"/>
        </w:rPr>
        <w:t xml:space="preserve"> and shifted by given offset to resulting </w:t>
      </w:r>
      <w:r w:rsidR="008C1989" w:rsidRPr="009E3B61">
        <w:rPr>
          <w:rStyle w:val="guielementChar"/>
          <w:lang w:val="en-GB"/>
        </w:rPr>
        <w:t>Fundamental frequency f0</w:t>
      </w:r>
      <w:r w:rsidR="008C1989" w:rsidRPr="009E3B61">
        <w:rPr>
          <w:lang w:val="en-GB"/>
        </w:rPr>
        <w:t xml:space="preserve">. At this point user must enter search range of the </w:t>
      </w:r>
      <w:r w:rsidR="00592FC1" w:rsidRPr="009E3B61">
        <w:rPr>
          <w:lang w:val="en-GB"/>
        </w:rPr>
        <w:t xml:space="preserve">sampling rate </w:t>
      </w:r>
      <w:r w:rsidR="00592FC1" w:rsidRPr="009E3B61">
        <w:rPr>
          <w:rStyle w:val="guielementChar"/>
          <w:lang w:val="en-GB"/>
        </w:rPr>
        <w:t xml:space="preserve">Minimum </w:t>
      </w:r>
      <w:proofErr w:type="spellStart"/>
      <w:r w:rsidR="00592FC1" w:rsidRPr="009E3B61">
        <w:rPr>
          <w:rStyle w:val="guielementChar"/>
          <w:lang w:val="en-GB"/>
        </w:rPr>
        <w:t>fs</w:t>
      </w:r>
      <w:proofErr w:type="spellEnd"/>
      <w:r w:rsidR="00592FC1" w:rsidRPr="009E3B61">
        <w:rPr>
          <w:lang w:val="en-GB"/>
        </w:rPr>
        <w:t xml:space="preserve"> and </w:t>
      </w:r>
      <w:proofErr w:type="spellStart"/>
      <w:r w:rsidR="00592FC1" w:rsidRPr="009E3B61">
        <w:rPr>
          <w:rStyle w:val="guielementChar"/>
          <w:lang w:val="en-GB"/>
        </w:rPr>
        <w:t>fs</w:t>
      </w:r>
      <w:proofErr w:type="spellEnd"/>
      <w:r w:rsidR="00592FC1" w:rsidRPr="009E3B61">
        <w:rPr>
          <w:rStyle w:val="guielementChar"/>
          <w:lang w:val="en-GB"/>
        </w:rPr>
        <w:t xml:space="preserve"> max tolerance</w:t>
      </w:r>
      <w:r w:rsidR="00592FC1" w:rsidRPr="009E3B61">
        <w:rPr>
          <w:lang w:val="en-GB"/>
        </w:rPr>
        <w:t xml:space="preserve"> and total measurement time range </w:t>
      </w:r>
      <w:r w:rsidR="00592FC1" w:rsidRPr="009E3B61">
        <w:rPr>
          <w:rStyle w:val="guielementChar"/>
          <w:lang w:val="en-GB"/>
        </w:rPr>
        <w:t>Min integration t.</w:t>
      </w:r>
      <w:r w:rsidR="00592FC1" w:rsidRPr="009E3B61">
        <w:rPr>
          <w:lang w:val="en-GB"/>
        </w:rPr>
        <w:t xml:space="preserve">, </w:t>
      </w:r>
      <w:r w:rsidR="00592FC1" w:rsidRPr="009E3B61">
        <w:rPr>
          <w:rStyle w:val="guielementChar"/>
          <w:lang w:val="en-GB"/>
        </w:rPr>
        <w:t>Max integration t.</w:t>
      </w:r>
      <w:r w:rsidR="00592FC1" w:rsidRPr="009E3B61">
        <w:rPr>
          <w:lang w:val="en-GB"/>
        </w:rPr>
        <w:t xml:space="preserve"> or </w:t>
      </w:r>
      <w:r w:rsidR="00592FC1" w:rsidRPr="009E3B61">
        <w:rPr>
          <w:rStyle w:val="guielementChar"/>
          <w:lang w:val="en-GB"/>
        </w:rPr>
        <w:t>Min periods</w:t>
      </w:r>
      <w:r w:rsidR="00592FC1" w:rsidRPr="009E3B61">
        <w:rPr>
          <w:lang w:val="en-GB"/>
        </w:rPr>
        <w:t xml:space="preserve">, </w:t>
      </w:r>
      <w:r w:rsidR="00592FC1" w:rsidRPr="009E3B61">
        <w:rPr>
          <w:rStyle w:val="guielementChar"/>
          <w:lang w:val="en-GB"/>
        </w:rPr>
        <w:t>Max periods</w:t>
      </w:r>
      <w:r w:rsidR="00592FC1" w:rsidRPr="009E3B61">
        <w:rPr>
          <w:lang w:val="en-GB"/>
        </w:rPr>
        <w:t xml:space="preserve"> counts. By pressing </w:t>
      </w:r>
      <w:r w:rsidR="00592FC1" w:rsidRPr="009E3B61">
        <w:rPr>
          <w:rStyle w:val="guielementChar"/>
          <w:lang w:val="en-GB"/>
        </w:rPr>
        <w:t>FIND ROUGH</w:t>
      </w:r>
      <w:r w:rsidR="00592FC1" w:rsidRPr="009E3B61">
        <w:rPr>
          <w:lang w:val="en-GB"/>
        </w:rPr>
        <w:t xml:space="preserve">, the TWM will select nearest possible sampling rate and time, but not coherent. This is just to show user </w:t>
      </w:r>
      <w:r w:rsidR="00CD51F8" w:rsidRPr="009E3B61">
        <w:rPr>
          <w:lang w:val="en-GB"/>
        </w:rPr>
        <w:t xml:space="preserve">rough </w:t>
      </w:r>
      <w:r w:rsidR="00592FC1" w:rsidRPr="009E3B61">
        <w:rPr>
          <w:lang w:val="en-GB"/>
        </w:rPr>
        <w:t>calculated parameters of the sampling</w:t>
      </w:r>
      <w:r w:rsidR="00CD51F8" w:rsidRPr="009E3B61">
        <w:rPr>
          <w:lang w:val="en-GB"/>
        </w:rPr>
        <w:t xml:space="preserve"> </w:t>
      </w:r>
      <w:r w:rsidR="00CD51F8" w:rsidRPr="009E3B61">
        <w:rPr>
          <w:lang w:val="en-GB"/>
        </w:rPr>
        <w:lastRenderedPageBreak/>
        <w:t>such as DFT bin spacing, periods count, etc.</w:t>
      </w:r>
      <w:r w:rsidR="00592FC1" w:rsidRPr="009E3B61">
        <w:rPr>
          <w:lang w:val="en-GB"/>
        </w:rPr>
        <w:t xml:space="preserve"> By pressing </w:t>
      </w:r>
      <w:r w:rsidR="00592FC1" w:rsidRPr="009E3B61">
        <w:rPr>
          <w:rStyle w:val="guielementChar"/>
          <w:lang w:val="en-GB"/>
        </w:rPr>
        <w:t>FIND COHERENT</w:t>
      </w:r>
      <w:r w:rsidR="00592FC1" w:rsidRPr="009E3B61">
        <w:rPr>
          <w:lang w:val="en-GB"/>
        </w:rPr>
        <w:t xml:space="preserve">, TWM will call experimental m-function that will try to find coherent setup in the set ranges. The function is quite complicated and may take a while, so </w:t>
      </w:r>
      <w:r w:rsidR="00592FC1" w:rsidRPr="009E3B61">
        <w:rPr>
          <w:rStyle w:val="guielementChar"/>
          <w:lang w:val="en-GB"/>
        </w:rPr>
        <w:t>Max timeout [s]</w:t>
      </w:r>
      <w:r w:rsidR="00592FC1" w:rsidRPr="009E3B61">
        <w:rPr>
          <w:lang w:val="en-GB"/>
        </w:rPr>
        <w:t xml:space="preserve"> control is used to set maximum time to spen</w:t>
      </w:r>
      <w:r w:rsidR="007F7A24" w:rsidRPr="009E3B61">
        <w:rPr>
          <w:lang w:val="en-GB"/>
        </w:rPr>
        <w:t>d</w:t>
      </w:r>
      <w:r w:rsidR="00592FC1" w:rsidRPr="009E3B61">
        <w:rPr>
          <w:lang w:val="en-GB"/>
        </w:rPr>
        <w:t xml:space="preserve"> on the calculation. Control </w:t>
      </w:r>
      <w:r w:rsidR="00592FC1" w:rsidRPr="009E3B61">
        <w:rPr>
          <w:rStyle w:val="guielementChar"/>
          <w:lang w:val="en-GB"/>
        </w:rPr>
        <w:t>Max setup error</w:t>
      </w:r>
      <w:r w:rsidR="00592FC1" w:rsidRPr="009E3B61">
        <w:rPr>
          <w:lang w:val="en-GB"/>
        </w:rPr>
        <w:t xml:space="preserve"> defines how accurately TWM searches the coherent setup. Note the digitizers may have v</w:t>
      </w:r>
      <w:r w:rsidR="00CD51F8" w:rsidRPr="009E3B61">
        <w:rPr>
          <w:lang w:val="en-GB"/>
        </w:rPr>
        <w:t>e</w:t>
      </w:r>
      <w:r w:rsidR="00592FC1" w:rsidRPr="009E3B61">
        <w:rPr>
          <w:lang w:val="en-GB"/>
        </w:rPr>
        <w:t xml:space="preserve">ry limited step of sampling </w:t>
      </w:r>
      <w:r w:rsidR="00CD51F8" w:rsidRPr="009E3B61">
        <w:rPr>
          <w:lang w:val="en-GB"/>
        </w:rPr>
        <w:t>period</w:t>
      </w:r>
      <w:r w:rsidR="00592FC1" w:rsidRPr="009E3B61">
        <w:rPr>
          <w:lang w:val="en-GB"/>
        </w:rPr>
        <w:t xml:space="preserve"> or frequency, so there may be no coherent setup for irrational fundamental frequencies</w:t>
      </w:r>
      <w:r w:rsidR="00CD51F8" w:rsidRPr="009E3B61">
        <w:rPr>
          <w:lang w:val="en-GB"/>
        </w:rPr>
        <w:t xml:space="preserve"> </w:t>
      </w:r>
      <w:r w:rsidR="00CD51F8" w:rsidRPr="009E3B61">
        <w:rPr>
          <w:rStyle w:val="guielementChar"/>
          <w:lang w:val="en-GB"/>
        </w:rPr>
        <w:t>f0</w:t>
      </w:r>
      <w:r w:rsidR="00592FC1" w:rsidRPr="009E3B61">
        <w:rPr>
          <w:lang w:val="en-GB"/>
        </w:rPr>
        <w:t>.</w:t>
      </w:r>
      <w:r w:rsidR="00CD51F8" w:rsidRPr="009E3B61">
        <w:rPr>
          <w:lang w:val="en-GB"/>
        </w:rPr>
        <w:t xml:space="preserve"> This may be prevented by selecting higher tolerance.</w:t>
      </w:r>
      <w:r w:rsidR="00592FC1" w:rsidRPr="009E3B61">
        <w:rPr>
          <w:lang w:val="en-GB"/>
        </w:rPr>
        <w:t xml:space="preserve"> </w:t>
      </w:r>
    </w:p>
    <w:p w:rsidR="00586E8D" w:rsidRPr="009E3B61" w:rsidRDefault="00586E8D" w:rsidP="00586E8D">
      <w:pPr>
        <w:rPr>
          <w:lang w:val="en-GB"/>
        </w:rPr>
      </w:pPr>
      <w:r w:rsidRPr="009E3B61">
        <w:rPr>
          <w:lang w:val="en-GB"/>
        </w:rPr>
        <w:t xml:space="preserve">The subpanel for automatic frequency measurement of the reference frequency shown in </w:t>
      </w:r>
      <w:r w:rsidRPr="009E3B61">
        <w:rPr>
          <w:lang w:val="en-GB"/>
        </w:rPr>
        <w:fldChar w:fldCharType="begin"/>
      </w:r>
      <w:r w:rsidRPr="009E3B61">
        <w:rPr>
          <w:lang w:val="en-GB"/>
        </w:rPr>
        <w:instrText xml:space="preserve"> REF _Ref528150857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15</w:t>
      </w:r>
      <w:r w:rsidRPr="009E3B61">
        <w:rPr>
          <w:lang w:val="en-GB"/>
        </w:rPr>
        <w:fldChar w:fldCharType="end"/>
      </w:r>
      <w:r w:rsidRPr="009E3B61">
        <w:rPr>
          <w:lang w:val="en-GB"/>
        </w:rPr>
        <w:t xml:space="preserve"> is basically a reading loop for a selected counter. It will perform up to </w:t>
      </w:r>
      <w:r w:rsidRPr="009E3B61">
        <w:rPr>
          <w:rStyle w:val="guielementChar"/>
          <w:lang w:val="en-GB"/>
        </w:rPr>
        <w:t>Max averages</w:t>
      </w:r>
      <w:r w:rsidRPr="009E3B61">
        <w:rPr>
          <w:lang w:val="en-GB"/>
        </w:rPr>
        <w:t xml:space="preserve"> readings and calculates average</w:t>
      </w:r>
      <w:r w:rsidR="00CD51F8" w:rsidRPr="009E3B61">
        <w:rPr>
          <w:lang w:val="en-GB"/>
        </w:rPr>
        <w:t xml:space="preserve"> frequency</w:t>
      </w:r>
      <w:r w:rsidRPr="009E3B61">
        <w:rPr>
          <w:lang w:val="en-GB"/>
        </w:rPr>
        <w:t xml:space="preserve">. When </w:t>
      </w:r>
      <w:r w:rsidRPr="009E3B61">
        <w:rPr>
          <w:rStyle w:val="guielementChar"/>
          <w:lang w:val="en-GB"/>
        </w:rPr>
        <w:t>OK</w:t>
      </w:r>
      <w:r w:rsidRPr="009E3B61">
        <w:rPr>
          <w:lang w:val="en-GB"/>
        </w:rPr>
        <w:t xml:space="preserve"> is pressed, the measured value will be transferred to the </w:t>
      </w:r>
      <w:r w:rsidRPr="009E3B61">
        <w:rPr>
          <w:rStyle w:val="guielementChar"/>
          <w:lang w:val="en-GB"/>
        </w:rPr>
        <w:t>Sampling setup assistant panel</w:t>
      </w:r>
      <w:r w:rsidRPr="009E3B61">
        <w:rPr>
          <w:lang w:val="en-GB"/>
        </w:rPr>
        <w:t xml:space="preserve">. </w:t>
      </w:r>
    </w:p>
    <w:p w:rsidR="008C1989" w:rsidRPr="009E3B61" w:rsidRDefault="008C1989" w:rsidP="00F366EB">
      <w:pPr>
        <w:keepNext/>
        <w:jc w:val="center"/>
        <w:rPr>
          <w:lang w:val="en-GB"/>
        </w:rPr>
      </w:pPr>
      <w:r w:rsidRPr="009E3B61">
        <w:rPr>
          <w:noProof/>
          <w:lang w:val="cs-CZ" w:eastAsia="cs-CZ"/>
        </w:rPr>
        <w:drawing>
          <wp:inline distT="0" distB="0" distL="0" distR="0" wp14:anchorId="3F42926B" wp14:editId="77F7F04E">
            <wp:extent cx="4935600" cy="27648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pl_assist.png"/>
                    <pic:cNvPicPr/>
                  </pic:nvPicPr>
                  <pic:blipFill>
                    <a:blip r:embed="rId25">
                      <a:extLst>
                        <a:ext uri="{28A0092B-C50C-407E-A947-70E740481C1C}">
                          <a14:useLocalDpi xmlns:a14="http://schemas.microsoft.com/office/drawing/2010/main" val="0"/>
                        </a:ext>
                      </a:extLst>
                    </a:blip>
                    <a:stretch>
                      <a:fillRect/>
                    </a:stretch>
                  </pic:blipFill>
                  <pic:spPr>
                    <a:xfrm>
                      <a:off x="0" y="0"/>
                      <a:ext cx="4935600" cy="2764800"/>
                    </a:xfrm>
                    <a:prstGeom prst="rect">
                      <a:avLst/>
                    </a:prstGeom>
                  </pic:spPr>
                </pic:pic>
              </a:graphicData>
            </a:graphic>
          </wp:inline>
        </w:drawing>
      </w:r>
    </w:p>
    <w:p w:rsidR="008C1989" w:rsidRPr="009E3B61" w:rsidRDefault="008C1989" w:rsidP="008C1989">
      <w:pPr>
        <w:pStyle w:val="Titulek"/>
      </w:pPr>
      <w:bookmarkStart w:id="57" w:name="_Ref528150990"/>
      <w:bookmarkStart w:id="58" w:name="_Toc6233756"/>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14</w:t>
      </w:r>
      <w:r w:rsidR="00A56CE1">
        <w:fldChar w:fldCharType="end"/>
      </w:r>
      <w:bookmarkEnd w:id="57"/>
      <w:r w:rsidRPr="009E3B61">
        <w:t>: TWM sampling setup assistant.</w:t>
      </w:r>
      <w:bookmarkEnd w:id="58"/>
    </w:p>
    <w:p w:rsidR="008C1989" w:rsidRPr="009E3B61" w:rsidRDefault="008C1989" w:rsidP="00F366EB">
      <w:pPr>
        <w:keepNext/>
        <w:jc w:val="center"/>
        <w:rPr>
          <w:lang w:val="en-GB"/>
        </w:rPr>
      </w:pPr>
      <w:r w:rsidRPr="009E3B61">
        <w:rPr>
          <w:noProof/>
          <w:lang w:val="cs-CZ" w:eastAsia="cs-CZ"/>
        </w:rPr>
        <w:drawing>
          <wp:inline distT="0" distB="0" distL="0" distR="0" wp14:anchorId="7DCACD94" wp14:editId="683DA086">
            <wp:extent cx="5605200" cy="3002400"/>
            <wp:effectExtent l="0" t="0" r="0" b="762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5200" cy="3002400"/>
                    </a:xfrm>
                    <a:prstGeom prst="rect">
                      <a:avLst/>
                    </a:prstGeom>
                  </pic:spPr>
                </pic:pic>
              </a:graphicData>
            </a:graphic>
          </wp:inline>
        </w:drawing>
      </w:r>
    </w:p>
    <w:p w:rsidR="008C1989" w:rsidRPr="009E3B61" w:rsidRDefault="008C1989" w:rsidP="008C1989">
      <w:pPr>
        <w:pStyle w:val="Titulek"/>
      </w:pPr>
      <w:bookmarkStart w:id="59" w:name="_Ref528150857"/>
      <w:bookmarkStart w:id="60" w:name="_Toc6233757"/>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15</w:t>
      </w:r>
      <w:r w:rsidR="00A56CE1">
        <w:fldChar w:fldCharType="end"/>
      </w:r>
      <w:bookmarkEnd w:id="59"/>
      <w:r w:rsidRPr="009E3B61">
        <w:t>: TWM sampling setup assistant - fundamental frequency measurement panel.</w:t>
      </w:r>
      <w:bookmarkEnd w:id="60"/>
    </w:p>
    <w:p w:rsidR="001E3353" w:rsidRPr="009E3B61" w:rsidRDefault="001E3353" w:rsidP="00F366EB">
      <w:pPr>
        <w:pStyle w:val="Nadpis5"/>
        <w:ind w:left="1276" w:hanging="1276"/>
        <w:rPr>
          <w:lang w:val="en-GB"/>
        </w:rPr>
      </w:pPr>
      <w:bookmarkStart w:id="61" w:name="_Toc6233712"/>
      <w:r w:rsidRPr="009E3B61">
        <w:rPr>
          <w:lang w:val="en-GB"/>
        </w:rPr>
        <w:lastRenderedPageBreak/>
        <w:t>Configuring data processing</w:t>
      </w:r>
      <w:bookmarkEnd w:id="61"/>
    </w:p>
    <w:p w:rsidR="00CD51F8" w:rsidRPr="009E3B61" w:rsidRDefault="001E3353" w:rsidP="001E3353">
      <w:pPr>
        <w:rPr>
          <w:lang w:val="en-GB"/>
        </w:rPr>
      </w:pPr>
      <w:r w:rsidRPr="009E3B61">
        <w:rPr>
          <w:lang w:val="en-GB"/>
        </w:rPr>
        <w:t xml:space="preserve">Panel for configuration of the processing is accessible from the </w:t>
      </w:r>
      <w:proofErr w:type="gramStart"/>
      <w:r w:rsidRPr="009E3B61">
        <w:rPr>
          <w:rStyle w:val="guielementChar"/>
          <w:lang w:val="en-GB"/>
        </w:rPr>
        <w:t>New</w:t>
      </w:r>
      <w:proofErr w:type="gramEnd"/>
      <w:r w:rsidRPr="009E3B61">
        <w:rPr>
          <w:rStyle w:val="guielementChar"/>
          <w:lang w:val="en-GB"/>
        </w:rPr>
        <w:t xml:space="preserve"> measurement configuration panel</w:t>
      </w:r>
      <w:r w:rsidRPr="009E3B61">
        <w:rPr>
          <w:lang w:val="en-GB"/>
        </w:rPr>
        <w:t xml:space="preserve"> shown in </w:t>
      </w:r>
      <w:r w:rsidRPr="009E3B61">
        <w:rPr>
          <w:lang w:val="en-GB"/>
        </w:rPr>
        <w:fldChar w:fldCharType="begin"/>
      </w:r>
      <w:r w:rsidRPr="009E3B61">
        <w:rPr>
          <w:lang w:val="en-GB"/>
        </w:rPr>
        <w:instrText xml:space="preserve"> REF _Ref528145013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13</w:t>
      </w:r>
      <w:r w:rsidRPr="009E3B61">
        <w:rPr>
          <w:lang w:val="en-GB"/>
        </w:rPr>
        <w:fldChar w:fldCharType="end"/>
      </w:r>
      <w:r w:rsidRPr="009E3B61">
        <w:rPr>
          <w:lang w:val="en-GB"/>
        </w:rPr>
        <w:t xml:space="preserve"> or from batch processing panel </w:t>
      </w:r>
      <w:r w:rsidR="001E4B8F" w:rsidRPr="009E3B61">
        <w:rPr>
          <w:lang w:val="en-GB"/>
        </w:rPr>
        <w:fldChar w:fldCharType="begin"/>
      </w:r>
      <w:r w:rsidR="001E4B8F" w:rsidRPr="009E3B61">
        <w:rPr>
          <w:lang w:val="en-GB"/>
        </w:rPr>
        <w:instrText xml:space="preserve"> REF _Ref528252485 \h </w:instrText>
      </w:r>
      <w:r w:rsidR="001E4B8F" w:rsidRPr="009E3B61">
        <w:rPr>
          <w:lang w:val="en-GB"/>
        </w:rPr>
      </w:r>
      <w:r w:rsidR="001E4B8F" w:rsidRPr="009E3B61">
        <w:rPr>
          <w:lang w:val="en-GB"/>
        </w:rPr>
        <w:fldChar w:fldCharType="separate"/>
      </w:r>
      <w:r w:rsidR="00A56CE1" w:rsidRPr="009E3B61">
        <w:t xml:space="preserve">Figure </w:t>
      </w:r>
      <w:r w:rsidR="00A56CE1">
        <w:rPr>
          <w:noProof/>
        </w:rPr>
        <w:t>A</w:t>
      </w:r>
      <w:r w:rsidR="00A56CE1">
        <w:noBreakHyphen/>
      </w:r>
      <w:r w:rsidR="00A56CE1">
        <w:rPr>
          <w:noProof/>
        </w:rPr>
        <w:t>23</w:t>
      </w:r>
      <w:r w:rsidR="001E4B8F" w:rsidRPr="009E3B61">
        <w:rPr>
          <w:lang w:val="en-GB"/>
        </w:rPr>
        <w:fldChar w:fldCharType="end"/>
      </w:r>
      <w:r w:rsidR="001E4B8F" w:rsidRPr="009E3B61">
        <w:rPr>
          <w:lang w:val="en-GB"/>
        </w:rPr>
        <w:t xml:space="preserve"> (see section </w:t>
      </w:r>
      <w:r w:rsidR="001E4B8F" w:rsidRPr="009E3B61">
        <w:rPr>
          <w:lang w:val="en-GB"/>
        </w:rPr>
        <w:fldChar w:fldCharType="begin"/>
      </w:r>
      <w:r w:rsidR="001E4B8F" w:rsidRPr="009E3B61">
        <w:rPr>
          <w:lang w:val="en-GB"/>
        </w:rPr>
        <w:instrText xml:space="preserve"> REF _Ref528255254 \r \h </w:instrText>
      </w:r>
      <w:r w:rsidR="001E4B8F" w:rsidRPr="009E3B61">
        <w:rPr>
          <w:lang w:val="en-GB"/>
        </w:rPr>
      </w:r>
      <w:r w:rsidR="001E4B8F" w:rsidRPr="009E3B61">
        <w:rPr>
          <w:lang w:val="en-GB"/>
        </w:rPr>
        <w:fldChar w:fldCharType="separate"/>
      </w:r>
      <w:r w:rsidR="00A56CE1">
        <w:rPr>
          <w:lang w:val="en-GB"/>
        </w:rPr>
        <w:t>A.1.4.g</w:t>
      </w:r>
      <w:r w:rsidR="001E4B8F" w:rsidRPr="009E3B61">
        <w:rPr>
          <w:lang w:val="en-GB"/>
        </w:rPr>
        <w:fldChar w:fldCharType="end"/>
      </w:r>
      <w:r w:rsidR="001E4B8F" w:rsidRPr="009E3B61">
        <w:rPr>
          <w:lang w:val="en-GB"/>
        </w:rPr>
        <w:t>)</w:t>
      </w:r>
      <w:r w:rsidRPr="009E3B61">
        <w:rPr>
          <w:lang w:val="en-GB"/>
        </w:rPr>
        <w:t xml:space="preserve">. There are two main modes of processing which are selected by the page selector. The </w:t>
      </w:r>
      <w:r w:rsidRPr="009E3B61">
        <w:rPr>
          <w:rStyle w:val="guielementChar"/>
          <w:lang w:val="en-GB"/>
        </w:rPr>
        <w:t>RAW command</w:t>
      </w:r>
      <w:r w:rsidRPr="009E3B61">
        <w:rPr>
          <w:lang w:val="en-GB"/>
        </w:rPr>
        <w:t xml:space="preserve"> is a simple debugging mode which enables user to simply type in or load m-code to execute on the raw measured sample data</w:t>
      </w:r>
      <w:r w:rsidR="004A0230" w:rsidRPr="009E3B61">
        <w:rPr>
          <w:lang w:val="en-GB"/>
        </w:rPr>
        <w:t xml:space="preserve"> (see panel shown in </w:t>
      </w:r>
      <w:r w:rsidR="004A0230" w:rsidRPr="009E3B61">
        <w:rPr>
          <w:lang w:val="en-GB"/>
        </w:rPr>
        <w:fldChar w:fldCharType="begin"/>
      </w:r>
      <w:r w:rsidR="004A0230" w:rsidRPr="009E3B61">
        <w:rPr>
          <w:lang w:val="en-GB"/>
        </w:rPr>
        <w:instrText xml:space="preserve"> REF _Ref528158598 \h </w:instrText>
      </w:r>
      <w:r w:rsidR="004A0230" w:rsidRPr="009E3B61">
        <w:rPr>
          <w:lang w:val="en-GB"/>
        </w:rPr>
      </w:r>
      <w:r w:rsidR="004A0230" w:rsidRPr="009E3B61">
        <w:rPr>
          <w:lang w:val="en-GB"/>
        </w:rPr>
        <w:fldChar w:fldCharType="separate"/>
      </w:r>
      <w:r w:rsidR="00A56CE1" w:rsidRPr="009E3B61">
        <w:t xml:space="preserve">Figure </w:t>
      </w:r>
      <w:r w:rsidR="00A56CE1">
        <w:rPr>
          <w:noProof/>
        </w:rPr>
        <w:t>A</w:t>
      </w:r>
      <w:r w:rsidR="00A56CE1">
        <w:noBreakHyphen/>
      </w:r>
      <w:r w:rsidR="00A56CE1">
        <w:rPr>
          <w:noProof/>
        </w:rPr>
        <w:t>16</w:t>
      </w:r>
      <w:r w:rsidR="004A0230" w:rsidRPr="009E3B61">
        <w:rPr>
          <w:lang w:val="en-GB"/>
        </w:rPr>
        <w:fldChar w:fldCharType="end"/>
      </w:r>
      <w:r w:rsidR="004A0230" w:rsidRPr="009E3B61">
        <w:rPr>
          <w:lang w:val="en-GB"/>
        </w:rPr>
        <w:t>)</w:t>
      </w:r>
      <w:r w:rsidRPr="009E3B61">
        <w:rPr>
          <w:lang w:val="en-GB"/>
        </w:rPr>
        <w:t>.</w:t>
      </w:r>
    </w:p>
    <w:p w:rsidR="00226E97" w:rsidRPr="009E3B61" w:rsidRDefault="001E3353" w:rsidP="001E3353">
      <w:pPr>
        <w:rPr>
          <w:lang w:val="en-GB"/>
        </w:rPr>
      </w:pPr>
      <w:r w:rsidRPr="009E3B61">
        <w:rPr>
          <w:lang w:val="en-GB"/>
        </w:rPr>
        <w:t xml:space="preserve">The other and preferred option is the </w:t>
      </w:r>
      <w:r w:rsidRPr="009E3B61">
        <w:rPr>
          <w:rStyle w:val="guielementChar"/>
          <w:lang w:val="en-GB"/>
        </w:rPr>
        <w:t>QWTB</w:t>
      </w:r>
      <w:r w:rsidRPr="009E3B61">
        <w:rPr>
          <w:lang w:val="en-GB"/>
        </w:rPr>
        <w:t xml:space="preserve"> mode, which is shown in </w:t>
      </w:r>
      <w:r w:rsidRPr="009E3B61">
        <w:rPr>
          <w:lang w:val="en-GB"/>
        </w:rPr>
        <w:fldChar w:fldCharType="begin"/>
      </w:r>
      <w:r w:rsidRPr="009E3B61">
        <w:rPr>
          <w:lang w:val="en-GB"/>
        </w:rPr>
        <w:instrText xml:space="preserve"> REF _Ref528152240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17</w:t>
      </w:r>
      <w:r w:rsidRPr="009E3B61">
        <w:rPr>
          <w:lang w:val="en-GB"/>
        </w:rPr>
        <w:fldChar w:fldCharType="end"/>
      </w:r>
      <w:r w:rsidRPr="009E3B61">
        <w:rPr>
          <w:lang w:val="en-GB"/>
        </w:rPr>
        <w:t xml:space="preserve">. When the panel is opened, TWM will fetch the available </w:t>
      </w:r>
      <w:r w:rsidRPr="009E3B61">
        <w:rPr>
          <w:rStyle w:val="guielementChar"/>
          <w:lang w:val="en-GB"/>
        </w:rPr>
        <w:t>List of algorithms</w:t>
      </w:r>
      <w:r w:rsidRPr="009E3B61">
        <w:rPr>
          <w:lang w:val="en-GB"/>
        </w:rPr>
        <w:t xml:space="preserve"> from QWTB distribution linked in the panel </w:t>
      </w:r>
      <w:r w:rsidR="00CD51F8" w:rsidRPr="009E3B61">
        <w:rPr>
          <w:rStyle w:val="guielementChar"/>
          <w:lang w:val="en-GB"/>
        </w:rPr>
        <w:t>GNU Octave/</w:t>
      </w:r>
      <w:proofErr w:type="spellStart"/>
      <w:r w:rsidR="00CD51F8" w:rsidRPr="009E3B61">
        <w:rPr>
          <w:rStyle w:val="guielementChar"/>
          <w:lang w:val="en-GB"/>
        </w:rPr>
        <w:t>Matlab</w:t>
      </w:r>
      <w:proofErr w:type="spellEnd"/>
      <w:r w:rsidR="00CD51F8" w:rsidRPr="009E3B61">
        <w:rPr>
          <w:rStyle w:val="guielementChar"/>
          <w:lang w:val="en-GB"/>
        </w:rPr>
        <w:t xml:space="preserve"> configuration</w:t>
      </w:r>
      <w:r w:rsidR="00CD51F8" w:rsidRPr="009E3B61">
        <w:rPr>
          <w:lang w:val="en-GB"/>
        </w:rPr>
        <w:t xml:space="preserve"> panel in </w:t>
      </w:r>
      <w:r w:rsidRPr="009E3B61">
        <w:rPr>
          <w:lang w:val="en-GB"/>
        </w:rPr>
        <w:fldChar w:fldCharType="begin"/>
      </w:r>
      <w:r w:rsidRPr="009E3B61">
        <w:rPr>
          <w:lang w:val="en-GB"/>
        </w:rPr>
        <w:instrText xml:space="preserve"> REF _Ref528143219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4</w:t>
      </w:r>
      <w:r w:rsidRPr="009E3B61">
        <w:rPr>
          <w:lang w:val="en-GB"/>
        </w:rPr>
        <w:fldChar w:fldCharType="end"/>
      </w:r>
      <w:r w:rsidRPr="009E3B61">
        <w:rPr>
          <w:lang w:val="en-GB"/>
        </w:rPr>
        <w:t xml:space="preserve">. Note this operation may take some time during </w:t>
      </w:r>
      <w:r w:rsidR="00BD038D" w:rsidRPr="009E3B61">
        <w:rPr>
          <w:lang w:val="en-GB"/>
        </w:rPr>
        <w:t xml:space="preserve">which </w:t>
      </w:r>
      <w:r w:rsidRPr="009E3B61">
        <w:rPr>
          <w:lang w:val="en-GB"/>
        </w:rPr>
        <w:t xml:space="preserve">the controls will be </w:t>
      </w:r>
      <w:proofErr w:type="spellStart"/>
      <w:r w:rsidRPr="009E3B61">
        <w:rPr>
          <w:lang w:val="en-GB"/>
        </w:rPr>
        <w:t>grayed</w:t>
      </w:r>
      <w:proofErr w:type="spellEnd"/>
      <w:r w:rsidRPr="009E3B61">
        <w:rPr>
          <w:lang w:val="en-GB"/>
        </w:rPr>
        <w:t xml:space="preserve">. The algorithms may be reloaded manually by pressing the </w:t>
      </w:r>
      <w:r w:rsidRPr="009E3B61">
        <w:rPr>
          <w:rStyle w:val="guielementChar"/>
          <w:lang w:val="en-GB"/>
        </w:rPr>
        <w:t>RELOAD ALGs</w:t>
      </w:r>
      <w:r w:rsidRPr="009E3B61">
        <w:rPr>
          <w:lang w:val="en-GB"/>
        </w:rPr>
        <w:t xml:space="preserve"> button. Note the actual displayed list is</w:t>
      </w:r>
      <w:r w:rsidR="00CD51F8" w:rsidRPr="009E3B61">
        <w:rPr>
          <w:lang w:val="en-GB"/>
        </w:rPr>
        <w:t xml:space="preserve"> not full list of QWTB algorithms. It is</w:t>
      </w:r>
      <w:r w:rsidRPr="009E3B61">
        <w:rPr>
          <w:lang w:val="en-GB"/>
        </w:rPr>
        <w:t xml:space="preserve"> </w:t>
      </w:r>
      <w:r w:rsidR="00CD51F8" w:rsidRPr="009E3B61">
        <w:rPr>
          <w:lang w:val="en-GB"/>
        </w:rPr>
        <w:t>inten</w:t>
      </w:r>
      <w:r w:rsidR="00FC5718" w:rsidRPr="009E3B61">
        <w:rPr>
          <w:lang w:val="en-GB"/>
        </w:rPr>
        <w:t>tionally</w:t>
      </w:r>
      <w:r w:rsidR="00CD51F8" w:rsidRPr="009E3B61">
        <w:rPr>
          <w:lang w:val="en-GB"/>
        </w:rPr>
        <w:t xml:space="preserve"> </w:t>
      </w:r>
      <w:r w:rsidRPr="009E3B61">
        <w:rPr>
          <w:lang w:val="en-GB"/>
        </w:rPr>
        <w:t xml:space="preserve">limited by </w:t>
      </w:r>
      <w:r w:rsidR="00FC5718" w:rsidRPr="009E3B61">
        <w:rPr>
          <w:lang w:val="en-GB"/>
        </w:rPr>
        <w:t xml:space="preserve">the </w:t>
      </w:r>
      <w:r w:rsidRPr="009E3B61">
        <w:rPr>
          <w:lang w:val="en-GB"/>
        </w:rPr>
        <w:t>filtering file</w:t>
      </w:r>
      <w:r w:rsidR="00226E97" w:rsidRPr="009E3B61">
        <w:rPr>
          <w:lang w:val="en-GB"/>
        </w:rPr>
        <w:t xml:space="preserve"> (see </w:t>
      </w:r>
      <w:r w:rsidR="00226E97" w:rsidRPr="009E3B61">
        <w:rPr>
          <w:lang w:val="en-GB"/>
        </w:rPr>
        <w:fldChar w:fldCharType="begin"/>
      </w:r>
      <w:r w:rsidR="00226E97" w:rsidRPr="009E3B61">
        <w:rPr>
          <w:lang w:val="en-GB"/>
        </w:rPr>
        <w:instrText xml:space="preserve"> REF _Ref528155197 \r \h </w:instrText>
      </w:r>
      <w:r w:rsidR="00226E97" w:rsidRPr="009E3B61">
        <w:rPr>
          <w:lang w:val="en-GB"/>
        </w:rPr>
      </w:r>
      <w:r w:rsidR="00226E97" w:rsidRPr="009E3B61">
        <w:rPr>
          <w:lang w:val="en-GB"/>
        </w:rPr>
        <w:fldChar w:fldCharType="separate"/>
      </w:r>
      <w:r w:rsidR="00A56CE1">
        <w:rPr>
          <w:lang w:val="en-GB"/>
        </w:rPr>
        <w:t>[12]</w:t>
      </w:r>
      <w:r w:rsidR="00226E97" w:rsidRPr="009E3B61">
        <w:rPr>
          <w:lang w:val="en-GB"/>
        </w:rPr>
        <w:fldChar w:fldCharType="end"/>
      </w:r>
      <w:r w:rsidR="00226E97" w:rsidRPr="009E3B61">
        <w:rPr>
          <w:lang w:val="en-GB"/>
        </w:rPr>
        <w:t xml:space="preserve"> for details):</w:t>
      </w:r>
    </w:p>
    <w:p w:rsidR="00226E97" w:rsidRPr="009E3B61" w:rsidRDefault="001E3353" w:rsidP="001E3353">
      <w:pPr>
        <w:rPr>
          <w:lang w:val="en-GB"/>
        </w:rPr>
      </w:pPr>
      <w:r w:rsidRPr="009E3B61">
        <w:rPr>
          <w:rStyle w:val="codeChar"/>
          <w:lang w:val="en-GB"/>
        </w:rPr>
        <w:t>.\ocprog\qwtb_list.info</w:t>
      </w:r>
    </w:p>
    <w:p w:rsidR="0016558B" w:rsidRPr="009E3B61" w:rsidRDefault="00CD51F8" w:rsidP="001E3353">
      <w:pPr>
        <w:rPr>
          <w:lang w:val="en-GB"/>
        </w:rPr>
      </w:pPr>
      <w:r w:rsidRPr="009E3B61">
        <w:rPr>
          <w:lang w:val="en-GB"/>
        </w:rPr>
        <w:t xml:space="preserve">This decision was made to remove algorithms which are not compatible with TWM. </w:t>
      </w:r>
      <w:r w:rsidR="007D001C" w:rsidRPr="009E3B61">
        <w:rPr>
          <w:lang w:val="en-GB"/>
        </w:rPr>
        <w:t xml:space="preserve">When no error occurred and correct version of QWTB was selected, the list should contain some 10+ algorithms. By selecting one, TWM will fetch the algorithm info, which may also take some time. The description should appear in the indicators on the right side. The </w:t>
      </w:r>
      <w:r w:rsidR="007D001C" w:rsidRPr="009E3B61">
        <w:rPr>
          <w:rStyle w:val="guielementChar"/>
          <w:lang w:val="en-GB"/>
        </w:rPr>
        <w:t>LED indicators</w:t>
      </w:r>
      <w:r w:rsidR="007D001C" w:rsidRPr="009E3B61">
        <w:rPr>
          <w:lang w:val="en-GB"/>
        </w:rPr>
        <w:t xml:space="preserve"> will indicate features of the algorithm. </w:t>
      </w:r>
      <w:r w:rsidR="00621614" w:rsidRPr="009E3B61">
        <w:rPr>
          <w:lang w:val="en-GB"/>
        </w:rPr>
        <w:t xml:space="preserve">The table </w:t>
      </w:r>
      <w:r w:rsidR="00621614" w:rsidRPr="009E3B61">
        <w:rPr>
          <w:rStyle w:val="guielementChar"/>
          <w:lang w:val="en-GB"/>
        </w:rPr>
        <w:t>Parameters of the algorithm</w:t>
      </w:r>
      <w:r w:rsidR="00621614" w:rsidRPr="009E3B61">
        <w:rPr>
          <w:lang w:val="en-GB"/>
        </w:rPr>
        <w:t xml:space="preserve"> will be filled by the user parameters of the algorithm. User may enter the numeric or text into the table following the algorithm manual </w:t>
      </w:r>
      <w:r w:rsidR="00621614" w:rsidRPr="009E3B61">
        <w:rPr>
          <w:lang w:val="en-GB"/>
        </w:rPr>
        <w:fldChar w:fldCharType="begin"/>
      </w:r>
      <w:r w:rsidR="00621614" w:rsidRPr="009E3B61">
        <w:rPr>
          <w:lang w:val="en-GB"/>
        </w:rPr>
        <w:instrText xml:space="preserve"> REF _Ref528152805 \r \h </w:instrText>
      </w:r>
      <w:r w:rsidR="00621614" w:rsidRPr="009E3B61">
        <w:rPr>
          <w:lang w:val="en-GB"/>
        </w:rPr>
      </w:r>
      <w:r w:rsidR="00621614" w:rsidRPr="009E3B61">
        <w:rPr>
          <w:lang w:val="en-GB"/>
        </w:rPr>
        <w:fldChar w:fldCharType="separate"/>
      </w:r>
      <w:r w:rsidR="00A56CE1">
        <w:rPr>
          <w:lang w:val="en-GB"/>
        </w:rPr>
        <w:t>[8]</w:t>
      </w:r>
      <w:r w:rsidR="00621614" w:rsidRPr="009E3B61">
        <w:rPr>
          <w:lang w:val="en-GB"/>
        </w:rPr>
        <w:fldChar w:fldCharType="end"/>
      </w:r>
      <w:r w:rsidR="00621614" w:rsidRPr="009E3B61">
        <w:rPr>
          <w:lang w:val="en-GB"/>
        </w:rPr>
        <w:t xml:space="preserve">. The table can be cleared by the button </w:t>
      </w:r>
      <w:r w:rsidR="00621614" w:rsidRPr="009E3B61">
        <w:rPr>
          <w:rStyle w:val="guielementChar"/>
          <w:lang w:val="en-GB"/>
        </w:rPr>
        <w:t>CLEAR PARAMETERS</w:t>
      </w:r>
      <w:r w:rsidR="00621614" w:rsidRPr="009E3B61">
        <w:rPr>
          <w:lang w:val="en-GB"/>
        </w:rPr>
        <w:t xml:space="preserve">. Note each row name may contain </w:t>
      </w:r>
      <w:r w:rsidR="00D31ADF" w:rsidRPr="009E3B61">
        <w:rPr>
          <w:lang w:val="en-GB"/>
        </w:rPr>
        <w:t xml:space="preserve">a </w:t>
      </w:r>
      <w:r w:rsidR="00621614" w:rsidRPr="009E3B61">
        <w:rPr>
          <w:lang w:val="en-GB"/>
        </w:rPr>
        <w:t xml:space="preserve">suffix in the parentheses. </w:t>
      </w:r>
      <w:r w:rsidR="00621614" w:rsidRPr="009E3B61">
        <w:rPr>
          <w:rStyle w:val="guielementChar"/>
          <w:lang w:val="en-GB"/>
        </w:rPr>
        <w:t>Opt.</w:t>
      </w:r>
      <w:r w:rsidR="00621614" w:rsidRPr="009E3B61">
        <w:rPr>
          <w:lang w:val="en-GB"/>
        </w:rPr>
        <w:t xml:space="preserve"> means the parameter is optional. </w:t>
      </w:r>
      <w:r w:rsidR="00621614" w:rsidRPr="009E3B61">
        <w:rPr>
          <w:rStyle w:val="guielementChar"/>
          <w:lang w:val="en-GB"/>
        </w:rPr>
        <w:t>Alt.</w:t>
      </w:r>
      <w:r w:rsidR="00621614" w:rsidRPr="009E3B61">
        <w:rPr>
          <w:lang w:val="en-GB"/>
        </w:rPr>
        <w:t xml:space="preserve"> means it has alternative parameters (details can be found in QWTB guide </w:t>
      </w:r>
      <w:r w:rsidR="00621614" w:rsidRPr="009E3B61">
        <w:rPr>
          <w:lang w:val="en-GB"/>
        </w:rPr>
        <w:fldChar w:fldCharType="begin"/>
      </w:r>
      <w:r w:rsidR="00621614" w:rsidRPr="009E3B61">
        <w:rPr>
          <w:lang w:val="en-GB"/>
        </w:rPr>
        <w:instrText xml:space="preserve"> REF _Ref528152925 \r \h </w:instrText>
      </w:r>
      <w:r w:rsidR="00621614" w:rsidRPr="009E3B61">
        <w:rPr>
          <w:lang w:val="en-GB"/>
        </w:rPr>
      </w:r>
      <w:r w:rsidR="00621614" w:rsidRPr="009E3B61">
        <w:rPr>
          <w:lang w:val="en-GB"/>
        </w:rPr>
        <w:fldChar w:fldCharType="separate"/>
      </w:r>
      <w:r w:rsidR="00A56CE1">
        <w:rPr>
          <w:lang w:val="en-GB"/>
        </w:rPr>
        <w:t>[9]</w:t>
      </w:r>
      <w:r w:rsidR="00621614" w:rsidRPr="009E3B61">
        <w:rPr>
          <w:lang w:val="en-GB"/>
        </w:rPr>
        <w:fldChar w:fldCharType="end"/>
      </w:r>
      <w:r w:rsidR="00621614" w:rsidRPr="009E3B61">
        <w:rPr>
          <w:lang w:val="en-GB"/>
        </w:rPr>
        <w:t xml:space="preserve">). Description of the selected parameter (row) is shown in the </w:t>
      </w:r>
      <w:r w:rsidR="00621614" w:rsidRPr="009E3B61">
        <w:rPr>
          <w:rStyle w:val="guielementChar"/>
          <w:lang w:val="en-GB"/>
        </w:rPr>
        <w:t>Variable description</w:t>
      </w:r>
      <w:r w:rsidR="00621614" w:rsidRPr="009E3B61">
        <w:rPr>
          <w:lang w:val="en-GB"/>
        </w:rPr>
        <w:t xml:space="preserve"> indicator. </w:t>
      </w:r>
    </w:p>
    <w:p w:rsidR="00EE7549" w:rsidRDefault="00EE7549" w:rsidP="001E3353">
      <w:pPr>
        <w:rPr>
          <w:lang w:val="en-GB"/>
        </w:rPr>
      </w:pPr>
      <w:r w:rsidRPr="009E3B61">
        <w:rPr>
          <w:lang w:val="en-GB"/>
        </w:rPr>
        <w:t>Bottom part of the panel contains several specialized options. First</w:t>
      </w:r>
      <w:r w:rsidR="00D31ADF" w:rsidRPr="009E3B61">
        <w:rPr>
          <w:lang w:val="en-GB"/>
        </w:rPr>
        <w:t>,</w:t>
      </w:r>
      <w:r w:rsidRPr="009E3B61">
        <w:rPr>
          <w:lang w:val="en-GB"/>
        </w:rPr>
        <w:t xml:space="preserve"> user can segment the recorde</w:t>
      </w:r>
      <w:r w:rsidR="00D31ADF" w:rsidRPr="009E3B61">
        <w:rPr>
          <w:lang w:val="en-GB"/>
        </w:rPr>
        <w:t>d</w:t>
      </w:r>
      <w:r w:rsidRPr="009E3B61">
        <w:rPr>
          <w:lang w:val="en-GB"/>
        </w:rPr>
        <w:t xml:space="preserve"> waveform by selecting </w:t>
      </w:r>
      <w:r w:rsidRPr="009E3B61">
        <w:rPr>
          <w:rStyle w:val="guielementChar"/>
          <w:lang w:val="en-GB"/>
        </w:rPr>
        <w:t>Start offset</w:t>
      </w:r>
      <w:r w:rsidRPr="009E3B61">
        <w:rPr>
          <w:lang w:val="en-GB"/>
        </w:rPr>
        <w:t xml:space="preserve"> of the first sample and by limiting the amount of input data </w:t>
      </w:r>
      <w:r w:rsidR="00D31ADF" w:rsidRPr="009E3B61">
        <w:rPr>
          <w:lang w:val="en-GB"/>
        </w:rPr>
        <w:t xml:space="preserve">to process </w:t>
      </w:r>
      <w:r w:rsidRPr="009E3B61">
        <w:rPr>
          <w:lang w:val="en-GB"/>
        </w:rPr>
        <w:t xml:space="preserve">by </w:t>
      </w:r>
      <w:r w:rsidRPr="009E3B61">
        <w:rPr>
          <w:rStyle w:val="guielementChar"/>
          <w:lang w:val="en-GB"/>
        </w:rPr>
        <w:t>Input data length</w:t>
      </w:r>
      <w:r w:rsidRPr="009E3B61">
        <w:rPr>
          <w:lang w:val="en-GB"/>
        </w:rPr>
        <w:t xml:space="preserve">. Another option is </w:t>
      </w:r>
      <w:r w:rsidR="00BD038D" w:rsidRPr="009E3B61">
        <w:rPr>
          <w:rStyle w:val="guielementChar"/>
          <w:lang w:val="en-GB"/>
        </w:rPr>
        <w:t>Calculate result just once…</w:t>
      </w:r>
      <w:r w:rsidR="00BD038D" w:rsidRPr="009E3B61">
        <w:rPr>
          <w:lang w:val="en-GB"/>
        </w:rPr>
        <w:t>, which means to send multiple records to the algorithm</w:t>
      </w:r>
      <w:r w:rsidR="00D31ADF" w:rsidRPr="009E3B61">
        <w:rPr>
          <w:lang w:val="en-GB"/>
        </w:rPr>
        <w:t xml:space="preserve"> at once</w:t>
      </w:r>
      <w:r w:rsidR="00BD038D" w:rsidRPr="009E3B61">
        <w:rPr>
          <w:lang w:val="en-GB"/>
        </w:rPr>
        <w:t xml:space="preserve">. This is currently supported only by the TWM-THDWFFT algorithm. Last option is </w:t>
      </w:r>
      <w:r w:rsidR="00BD038D" w:rsidRPr="009E3B61">
        <w:rPr>
          <w:rStyle w:val="guielementChar"/>
          <w:lang w:val="en-GB"/>
        </w:rPr>
        <w:t>Calculate uncertainty just once</w:t>
      </w:r>
      <w:r w:rsidR="00BD038D" w:rsidRPr="009E3B61">
        <w:rPr>
          <w:lang w:val="en-GB"/>
        </w:rPr>
        <w:t>, which means the uncertainty is calculated only for the first repetition cycle (record)</w:t>
      </w:r>
      <w:r w:rsidR="00D31ADF" w:rsidRPr="009E3B61">
        <w:rPr>
          <w:lang w:val="en-GB"/>
        </w:rPr>
        <w:t xml:space="preserve"> and it id disabled in following cycles to save processing time</w:t>
      </w:r>
      <w:r w:rsidR="00BD038D" w:rsidRPr="009E3B61">
        <w:rPr>
          <w:lang w:val="en-GB"/>
        </w:rPr>
        <w:t xml:space="preserve">. </w:t>
      </w:r>
    </w:p>
    <w:p w:rsidR="00F8255D" w:rsidRDefault="002C6E0F" w:rsidP="001E3353">
      <w:pPr>
        <w:rPr>
          <w:lang w:val="en-GB"/>
        </w:rPr>
      </w:pPr>
      <w:r>
        <w:rPr>
          <w:lang w:val="en-GB"/>
        </w:rPr>
        <w:t xml:space="preserve">One more special processing option </w:t>
      </w:r>
      <w:r w:rsidR="00F8255D" w:rsidRPr="00F8255D">
        <w:rPr>
          <w:rStyle w:val="guielementChar"/>
        </w:rPr>
        <w:t>Time-stamp</w:t>
      </w:r>
      <w:r w:rsidR="00F8255D">
        <w:rPr>
          <w:lang w:val="en-GB"/>
        </w:rPr>
        <w:t xml:space="preserve"> handling </w:t>
      </w:r>
      <w:r>
        <w:rPr>
          <w:lang w:val="en-GB"/>
        </w:rPr>
        <w:t xml:space="preserve">was added </w:t>
      </w:r>
      <w:r w:rsidR="00F8255D">
        <w:rPr>
          <w:lang w:val="en-GB"/>
        </w:rPr>
        <w:t xml:space="preserve">to the processing panel. This option will alter the way TWM processing module handles the time-stamps coming from the digitizers. Many algorithms that involves phase angle perform phase correction based on the time-stamp </w:t>
      </w:r>
      <w:proofErr w:type="spellStart"/>
      <w:r w:rsidR="00F8255D" w:rsidRPr="00F8255D">
        <w:rPr>
          <w:i/>
          <w:lang w:val="en-GB"/>
        </w:rPr>
        <w:t>ts</w:t>
      </w:r>
      <w:proofErr w:type="spellEnd"/>
      <w:r w:rsidR="00F8255D">
        <w:rPr>
          <w:lang w:val="en-GB"/>
        </w:rPr>
        <w:t xml:space="preserve"> and frequency component </w:t>
      </w:r>
      <w:r w:rsidR="00F8255D" w:rsidRPr="00F8255D">
        <w:rPr>
          <w:i/>
          <w:lang w:val="en-GB"/>
        </w:rPr>
        <w:t>f</w:t>
      </w:r>
      <w:r w:rsidR="00F8255D">
        <w:rPr>
          <w:lang w:val="en-GB"/>
        </w:rPr>
        <w:t xml:space="preserve"> following formula:</w:t>
      </w:r>
    </w:p>
    <w:p w:rsidR="002C6E0F" w:rsidRDefault="003B6FD5" w:rsidP="001E3353">
      <w:pPr>
        <w:rPr>
          <w:lang w:val="en-GB"/>
        </w:rPr>
      </w:pPr>
      <m:oMath>
        <m:sSup>
          <m:sSupPr>
            <m:ctrlPr>
              <w:rPr>
                <w:rFonts w:ascii="Cambria Math" w:hAnsi="Cambria Math"/>
                <w:i/>
                <w:lang w:val="en-GB"/>
              </w:rPr>
            </m:ctrlPr>
          </m:sSupPr>
          <m:e>
            <m:r>
              <w:rPr>
                <w:rFonts w:ascii="Cambria Math" w:hAnsi="Cambria Math"/>
                <w:lang w:val="en-GB"/>
              </w:rPr>
              <m:t>φ</m:t>
            </m:r>
          </m:e>
          <m:sup>
            <m:r>
              <w:rPr>
                <w:rFonts w:ascii="Cambria Math" w:hAnsi="Cambria Math"/>
                <w:lang w:val="en-GB"/>
              </w:rPr>
              <m:t>'</m:t>
            </m:r>
          </m:sup>
        </m:sSup>
        <m:r>
          <w:rPr>
            <w:rFonts w:ascii="Cambria Math" w:hAnsi="Cambria Math"/>
            <w:lang w:val="en-GB"/>
          </w:rPr>
          <m:t>=φ-ts∙f∙2∙π</m:t>
        </m:r>
      </m:oMath>
      <w:r w:rsidR="00F8255D">
        <w:rPr>
          <w:lang w:val="en-GB"/>
        </w:rPr>
        <w:t xml:space="preserve"> .</w:t>
      </w:r>
    </w:p>
    <w:p w:rsidR="00F8255D" w:rsidRPr="009E3B61" w:rsidRDefault="00F8255D" w:rsidP="001E3353">
      <w:pPr>
        <w:rPr>
          <w:lang w:val="en-GB"/>
        </w:rPr>
      </w:pPr>
      <w:r>
        <w:rPr>
          <w:lang w:val="en-GB"/>
        </w:rPr>
        <w:t>As long as sampling is coherent, this correction will ensure the measure</w:t>
      </w:r>
      <w:r w:rsidR="00FC7EBC">
        <w:rPr>
          <w:lang w:val="en-GB"/>
        </w:rPr>
        <w:t>d</w:t>
      </w:r>
      <w:r>
        <w:rPr>
          <w:lang w:val="en-GB"/>
        </w:rPr>
        <w:t xml:space="preserve"> phase remains constant independent of a trigger point of a digitizer, which may </w:t>
      </w:r>
      <w:r w:rsidR="00FC7EBC">
        <w:rPr>
          <w:lang w:val="en-GB"/>
        </w:rPr>
        <w:t>b</w:t>
      </w:r>
      <w:r>
        <w:rPr>
          <w:lang w:val="en-GB"/>
        </w:rPr>
        <w:t xml:space="preserve">e valuable for averaging multiple record results. It works fine for algorithms such as FFT, where frequency is given exactly by the DFT bin selection. But for fitting algorithms the </w:t>
      </w:r>
      <w:r w:rsidR="00FC7EBC">
        <w:rPr>
          <w:lang w:val="en-GB"/>
        </w:rPr>
        <w:t>frequency</w:t>
      </w:r>
      <w:r>
        <w:rPr>
          <w:lang w:val="en-GB"/>
        </w:rPr>
        <w:t xml:space="preserve"> </w:t>
      </w:r>
      <w:r w:rsidR="00FC7EBC" w:rsidRPr="00FC7EBC">
        <w:rPr>
          <w:i/>
          <w:lang w:val="en-GB"/>
        </w:rPr>
        <w:t>f</w:t>
      </w:r>
      <w:r w:rsidR="00FC7EBC">
        <w:rPr>
          <w:lang w:val="en-GB"/>
        </w:rPr>
        <w:t xml:space="preserve"> </w:t>
      </w:r>
      <w:r>
        <w:rPr>
          <w:lang w:val="en-GB"/>
        </w:rPr>
        <w:t xml:space="preserve">has its own uncertainty and for large values of </w:t>
      </w:r>
      <w:proofErr w:type="spellStart"/>
      <w:r w:rsidRPr="00FC7EBC">
        <w:rPr>
          <w:i/>
          <w:lang w:val="en-GB"/>
        </w:rPr>
        <w:t>ts</w:t>
      </w:r>
      <w:proofErr w:type="spellEnd"/>
      <w:r>
        <w:rPr>
          <w:lang w:val="en-GB"/>
        </w:rPr>
        <w:t xml:space="preserve"> the correction will produce large uncertainty of a phase angle. Therefore, TWM processing module was extended by option to </w:t>
      </w:r>
      <w:r w:rsidRPr="00FC7EBC">
        <w:rPr>
          <w:rStyle w:val="guielementChar"/>
        </w:rPr>
        <w:t>Disable</w:t>
      </w:r>
      <w:r>
        <w:rPr>
          <w:lang w:val="en-GB"/>
        </w:rPr>
        <w:t xml:space="preserve"> the time-stamp (algorithm will receive only the channel time-shift correction in this case) or to the </w:t>
      </w:r>
      <w:r w:rsidRPr="00FC7EBC">
        <w:rPr>
          <w:rStyle w:val="guielementChar"/>
        </w:rPr>
        <w:t>Relative to 1.record</w:t>
      </w:r>
      <w:r>
        <w:rPr>
          <w:lang w:val="en-GB"/>
        </w:rPr>
        <w:t>, which means the time-stamps of particular records are subtracted from a first record. This will still allow the phase correction within the repeated records, but minimizes the absolute value of the correction</w:t>
      </w:r>
      <w:r w:rsidR="00FC7EBC">
        <w:rPr>
          <w:lang w:val="en-GB"/>
        </w:rPr>
        <w:t xml:space="preserve"> and thus the additional phase uncertainty</w:t>
      </w:r>
      <w:r>
        <w:rPr>
          <w:lang w:val="en-GB"/>
        </w:rPr>
        <w:t xml:space="preserve">. </w:t>
      </w:r>
    </w:p>
    <w:p w:rsidR="00CE19CB" w:rsidRPr="009E3B61" w:rsidRDefault="00CE19CB" w:rsidP="00F366EB">
      <w:pPr>
        <w:keepNext/>
        <w:rPr>
          <w:lang w:val="en-GB"/>
        </w:rPr>
      </w:pPr>
      <w:r w:rsidRPr="009E3B61">
        <w:rPr>
          <w:noProof/>
          <w:lang w:val="cs-CZ" w:eastAsia="cs-CZ"/>
        </w:rPr>
        <w:lastRenderedPageBreak/>
        <w:drawing>
          <wp:inline distT="0" distB="0" distL="0" distR="0" wp14:anchorId="1F4414F7" wp14:editId="11E50ADF">
            <wp:extent cx="5760720" cy="358711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587115"/>
                    </a:xfrm>
                    <a:prstGeom prst="rect">
                      <a:avLst/>
                    </a:prstGeom>
                  </pic:spPr>
                </pic:pic>
              </a:graphicData>
            </a:graphic>
          </wp:inline>
        </w:drawing>
      </w:r>
    </w:p>
    <w:p w:rsidR="00CE19CB" w:rsidRPr="009E3B61" w:rsidRDefault="00CE19CB" w:rsidP="00F366EB">
      <w:pPr>
        <w:pStyle w:val="Titulek"/>
      </w:pPr>
      <w:bookmarkStart w:id="62" w:name="_Ref528158598"/>
      <w:bookmarkStart w:id="63" w:name="_Toc6233758"/>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16</w:t>
      </w:r>
      <w:r w:rsidR="00A56CE1">
        <w:fldChar w:fldCharType="end"/>
      </w:r>
      <w:bookmarkEnd w:id="62"/>
      <w:r w:rsidRPr="009E3B61">
        <w:t xml:space="preserve">: TWM processing configuration panel (raw </w:t>
      </w:r>
      <w:proofErr w:type="spellStart"/>
      <w:r w:rsidRPr="009E3B61">
        <w:t>Matlab</w:t>
      </w:r>
      <w:proofErr w:type="spellEnd"/>
      <w:r w:rsidRPr="009E3B61">
        <w:t xml:space="preserve"> commands mode).</w:t>
      </w:r>
      <w:bookmarkEnd w:id="63"/>
    </w:p>
    <w:p w:rsidR="00472396" w:rsidRPr="009E3B61" w:rsidRDefault="002C6E0F" w:rsidP="00F366EB">
      <w:pPr>
        <w:keepNext/>
        <w:rPr>
          <w:lang w:val="en-GB"/>
        </w:rPr>
      </w:pPr>
      <w:r>
        <w:rPr>
          <w:noProof/>
          <w:lang w:val="cs-CZ" w:eastAsia="cs-CZ"/>
        </w:rPr>
        <w:drawing>
          <wp:inline distT="0" distB="0" distL="0" distR="0" wp14:anchorId="1ADEB6E6" wp14:editId="6D1B5DA2">
            <wp:extent cx="5760720" cy="3807460"/>
            <wp:effectExtent l="0" t="0" r="0" b="254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807460"/>
                    </a:xfrm>
                    <a:prstGeom prst="rect">
                      <a:avLst/>
                    </a:prstGeom>
                  </pic:spPr>
                </pic:pic>
              </a:graphicData>
            </a:graphic>
          </wp:inline>
        </w:drawing>
      </w:r>
    </w:p>
    <w:p w:rsidR="0025727B" w:rsidRPr="009E3B61" w:rsidRDefault="00472396" w:rsidP="00472396">
      <w:pPr>
        <w:pStyle w:val="Titulek"/>
      </w:pPr>
      <w:bookmarkStart w:id="64" w:name="_Ref528152240"/>
      <w:bookmarkStart w:id="65" w:name="_Toc6233759"/>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17</w:t>
      </w:r>
      <w:r w:rsidR="00A56CE1">
        <w:fldChar w:fldCharType="end"/>
      </w:r>
      <w:bookmarkEnd w:id="64"/>
      <w:r w:rsidRPr="009E3B61">
        <w:t>: TWM processing configuration panel.</w:t>
      </w:r>
      <w:bookmarkEnd w:id="65"/>
    </w:p>
    <w:p w:rsidR="00EE7549" w:rsidRPr="009E3B61" w:rsidRDefault="0016558B" w:rsidP="0016558B">
      <w:pPr>
        <w:rPr>
          <w:lang w:val="en-GB"/>
        </w:rPr>
      </w:pPr>
      <w:r w:rsidRPr="009E3B61">
        <w:rPr>
          <w:lang w:val="en-GB"/>
        </w:rPr>
        <w:t xml:space="preserve">Next, user should select </w:t>
      </w:r>
      <w:r w:rsidRPr="009E3B61">
        <w:rPr>
          <w:rStyle w:val="guielementChar"/>
          <w:lang w:val="en-GB"/>
        </w:rPr>
        <w:t>Uncertainty calculation mode</w:t>
      </w:r>
      <w:r w:rsidRPr="009E3B61">
        <w:rPr>
          <w:lang w:val="en-GB"/>
        </w:rPr>
        <w:t xml:space="preserve">. Depending on the algorithm, there may be </w:t>
      </w:r>
      <w:proofErr w:type="gramStart"/>
      <w:r w:rsidRPr="009E3B61">
        <w:rPr>
          <w:rStyle w:val="guielementChar"/>
          <w:lang w:val="en-GB"/>
        </w:rPr>
        <w:t>None</w:t>
      </w:r>
      <w:proofErr w:type="gramEnd"/>
      <w:r w:rsidRPr="009E3B61">
        <w:rPr>
          <w:lang w:val="en-GB"/>
        </w:rPr>
        <w:t xml:space="preserve"> (no uncertainty calculation), </w:t>
      </w:r>
      <w:r w:rsidRPr="009E3B61">
        <w:rPr>
          <w:rStyle w:val="guielementChar"/>
          <w:lang w:val="en-GB"/>
        </w:rPr>
        <w:t>GUF</w:t>
      </w:r>
      <w:r w:rsidRPr="009E3B61">
        <w:rPr>
          <w:lang w:val="en-GB"/>
        </w:rPr>
        <w:t xml:space="preserve"> (</w:t>
      </w:r>
      <w:r w:rsidR="00D31ADF" w:rsidRPr="009E3B61">
        <w:rPr>
          <w:lang w:val="en-GB"/>
        </w:rPr>
        <w:t xml:space="preserve">GF method or </w:t>
      </w:r>
      <w:r w:rsidRPr="009E3B61">
        <w:rPr>
          <w:lang w:val="en-GB"/>
        </w:rPr>
        <w:t xml:space="preserve">fast estimator) or </w:t>
      </w:r>
      <w:r w:rsidR="00D31ADF" w:rsidRPr="009E3B61">
        <w:rPr>
          <w:rStyle w:val="guielementChar"/>
          <w:lang w:val="en-GB"/>
        </w:rPr>
        <w:t>Monte Carlo</w:t>
      </w:r>
      <w:r w:rsidRPr="009E3B61">
        <w:rPr>
          <w:lang w:val="en-GB"/>
        </w:rPr>
        <w:t xml:space="preserve"> (</w:t>
      </w:r>
      <w:r w:rsidR="00D31ADF" w:rsidRPr="009E3B61">
        <w:rPr>
          <w:lang w:val="en-GB"/>
        </w:rPr>
        <w:t xml:space="preserve">numeric </w:t>
      </w:r>
      <w:r w:rsidRPr="009E3B61">
        <w:rPr>
          <w:lang w:val="en-GB"/>
        </w:rPr>
        <w:t>Monte Carlo</w:t>
      </w:r>
      <w:r w:rsidR="00D31ADF" w:rsidRPr="009E3B61">
        <w:rPr>
          <w:lang w:val="en-GB"/>
        </w:rPr>
        <w:t xml:space="preserve"> calculation</w:t>
      </w:r>
      <w:r w:rsidRPr="009E3B61">
        <w:rPr>
          <w:lang w:val="en-GB"/>
        </w:rPr>
        <w:t xml:space="preserve">). User should also enter desired </w:t>
      </w:r>
      <w:r w:rsidRPr="009E3B61">
        <w:rPr>
          <w:rStyle w:val="guielementChar"/>
          <w:lang w:val="en-GB"/>
        </w:rPr>
        <w:t>Level of Confidence</w:t>
      </w:r>
      <w:r w:rsidRPr="009E3B61">
        <w:rPr>
          <w:lang w:val="en-GB"/>
        </w:rPr>
        <w:t xml:space="preserve"> for the </w:t>
      </w:r>
      <w:r w:rsidRPr="009E3B61">
        <w:rPr>
          <w:lang w:val="en-GB"/>
        </w:rPr>
        <w:lastRenderedPageBreak/>
        <w:t xml:space="preserve">calculation. For Monte Carlo there is </w:t>
      </w:r>
      <w:r w:rsidR="00D31ADF" w:rsidRPr="009E3B61">
        <w:rPr>
          <w:lang w:val="en-GB"/>
        </w:rPr>
        <w:t>also entry</w:t>
      </w:r>
      <w:r w:rsidRPr="009E3B61">
        <w:rPr>
          <w:lang w:val="en-GB"/>
        </w:rPr>
        <w:t xml:space="preserve"> </w:t>
      </w:r>
      <w:r w:rsidRPr="009E3B61">
        <w:rPr>
          <w:rStyle w:val="guielementChar"/>
          <w:lang w:val="en-GB"/>
        </w:rPr>
        <w:t>Monte Carlo cycles</w:t>
      </w:r>
      <w:r w:rsidRPr="009E3B61">
        <w:rPr>
          <w:lang w:val="en-GB"/>
        </w:rPr>
        <w:t xml:space="preserve"> which should be always set to at least 1000 iterations (refer to algorithms manual </w:t>
      </w:r>
      <w:r w:rsidRPr="009E3B61">
        <w:rPr>
          <w:lang w:val="en-GB"/>
        </w:rPr>
        <w:fldChar w:fldCharType="begin"/>
      </w:r>
      <w:r w:rsidRPr="009E3B61">
        <w:rPr>
          <w:lang w:val="en-GB"/>
        </w:rPr>
        <w:instrText xml:space="preserve"> REF _Ref528152805 \r \h </w:instrText>
      </w:r>
      <w:r w:rsidRPr="009E3B61">
        <w:rPr>
          <w:lang w:val="en-GB"/>
        </w:rPr>
      </w:r>
      <w:r w:rsidRPr="009E3B61">
        <w:rPr>
          <w:lang w:val="en-GB"/>
        </w:rPr>
        <w:fldChar w:fldCharType="separate"/>
      </w:r>
      <w:r w:rsidR="00A56CE1">
        <w:rPr>
          <w:lang w:val="en-GB"/>
        </w:rPr>
        <w:t>[8]</w:t>
      </w:r>
      <w:r w:rsidRPr="009E3B61">
        <w:rPr>
          <w:lang w:val="en-GB"/>
        </w:rPr>
        <w:fldChar w:fldCharType="end"/>
      </w:r>
      <w:r w:rsidR="00D31ADF" w:rsidRPr="009E3B61">
        <w:rPr>
          <w:lang w:val="en-GB"/>
        </w:rPr>
        <w:t xml:space="preserve"> for optimal setup</w:t>
      </w:r>
      <w:r w:rsidRPr="009E3B61">
        <w:rPr>
          <w:lang w:val="en-GB"/>
        </w:rPr>
        <w:t xml:space="preserve">). Control </w:t>
      </w:r>
      <w:proofErr w:type="gramStart"/>
      <w:r w:rsidRPr="009E3B61">
        <w:rPr>
          <w:rStyle w:val="guielementChar"/>
          <w:lang w:val="en-GB"/>
        </w:rPr>
        <w:t>Processing</w:t>
      </w:r>
      <w:proofErr w:type="gramEnd"/>
      <w:r w:rsidRPr="009E3B61">
        <w:rPr>
          <w:rStyle w:val="guielementChar"/>
          <w:lang w:val="en-GB"/>
        </w:rPr>
        <w:t xml:space="preserve"> timeout [s]</w:t>
      </w:r>
      <w:r w:rsidRPr="009E3B61">
        <w:rPr>
          <w:lang w:val="en-GB"/>
        </w:rPr>
        <w:t xml:space="preserve"> is maximum allowed calculation timeout. Note this will work only for GNU Octave</w:t>
      </w:r>
      <w:r w:rsidR="00D31ADF" w:rsidRPr="009E3B61">
        <w:rPr>
          <w:lang w:val="en-GB"/>
        </w:rPr>
        <w:t xml:space="preserve"> as </w:t>
      </w:r>
      <w:proofErr w:type="spellStart"/>
      <w:r w:rsidR="00D31ADF" w:rsidRPr="009E3B61">
        <w:rPr>
          <w:lang w:val="en-GB"/>
        </w:rPr>
        <w:t>Matlab</w:t>
      </w:r>
      <w:proofErr w:type="spellEnd"/>
      <w:r w:rsidR="00D31ADF" w:rsidRPr="009E3B61">
        <w:rPr>
          <w:lang w:val="en-GB"/>
        </w:rPr>
        <w:t xml:space="preserve"> interface has no abort capability from </w:t>
      </w:r>
      <w:proofErr w:type="spellStart"/>
      <w:r w:rsidR="00D31ADF" w:rsidRPr="009E3B61">
        <w:rPr>
          <w:lang w:val="en-GB"/>
        </w:rPr>
        <w:t>LabVIEW</w:t>
      </w:r>
      <w:proofErr w:type="spellEnd"/>
      <w:r w:rsidRPr="009E3B61">
        <w:rPr>
          <w:lang w:val="en-GB"/>
        </w:rPr>
        <w:t>.</w:t>
      </w:r>
      <w:r w:rsidR="00BD038D" w:rsidRPr="009E3B61">
        <w:rPr>
          <w:lang w:val="en-GB"/>
        </w:rPr>
        <w:t xml:space="preserve"> Also note if the timeout is reached, the TWM will throw an error, but the processing still runs in the GNU Octave, so Octave must be </w:t>
      </w:r>
      <w:r w:rsidR="00D31ADF" w:rsidRPr="009E3B61">
        <w:rPr>
          <w:lang w:val="en-GB"/>
        </w:rPr>
        <w:t xml:space="preserve">eventually </w:t>
      </w:r>
      <w:r w:rsidR="00BD038D" w:rsidRPr="009E3B61">
        <w:rPr>
          <w:lang w:val="en-GB"/>
        </w:rPr>
        <w:t xml:space="preserve">restarted using the </w:t>
      </w:r>
      <w:r w:rsidR="00D31ADF" w:rsidRPr="009E3B61">
        <w:rPr>
          <w:lang w:val="en-GB"/>
        </w:rPr>
        <w:t>Octave/</w:t>
      </w:r>
      <w:proofErr w:type="spellStart"/>
      <w:r w:rsidR="00D31ADF" w:rsidRPr="009E3B61">
        <w:rPr>
          <w:lang w:val="en-GB"/>
        </w:rPr>
        <w:t>Matlab</w:t>
      </w:r>
      <w:proofErr w:type="spellEnd"/>
      <w:r w:rsidR="00D31ADF" w:rsidRPr="009E3B61">
        <w:rPr>
          <w:lang w:val="en-GB"/>
        </w:rPr>
        <w:t xml:space="preserve"> </w:t>
      </w:r>
      <w:r w:rsidR="00BD038D" w:rsidRPr="009E3B61">
        <w:rPr>
          <w:lang w:val="en-GB"/>
        </w:rPr>
        <w:t xml:space="preserve">configuration panel. </w:t>
      </w:r>
    </w:p>
    <w:p w:rsidR="0016558B" w:rsidRPr="009E3B61" w:rsidRDefault="0016558B" w:rsidP="00F366EB">
      <w:pPr>
        <w:rPr>
          <w:lang w:val="en-GB"/>
        </w:rPr>
      </w:pPr>
      <w:r w:rsidRPr="009E3B61">
        <w:rPr>
          <w:lang w:val="en-GB"/>
        </w:rPr>
        <w:t xml:space="preserve">The Monte Carlo calculation has one more </w:t>
      </w:r>
      <w:r w:rsidR="00EE7549" w:rsidRPr="009E3B61">
        <w:rPr>
          <w:lang w:val="en-GB"/>
        </w:rPr>
        <w:t xml:space="preserve">advanced </w:t>
      </w:r>
      <w:r w:rsidRPr="009E3B61">
        <w:rPr>
          <w:lang w:val="en-GB"/>
        </w:rPr>
        <w:t xml:space="preserve">option – the </w:t>
      </w:r>
      <w:r w:rsidRPr="009E3B61">
        <w:rPr>
          <w:rStyle w:val="guielementChar"/>
          <w:lang w:val="en-GB"/>
        </w:rPr>
        <w:t>Setup Multicore</w:t>
      </w:r>
      <w:r w:rsidRPr="009E3B61">
        <w:rPr>
          <w:lang w:val="en-GB"/>
        </w:rPr>
        <w:t xml:space="preserve">. By pressing the button, the panel in </w:t>
      </w:r>
      <w:r w:rsidRPr="009E3B61">
        <w:rPr>
          <w:lang w:val="en-GB"/>
        </w:rPr>
        <w:fldChar w:fldCharType="begin"/>
      </w:r>
      <w:r w:rsidRPr="009E3B61">
        <w:rPr>
          <w:lang w:val="en-GB"/>
        </w:rPr>
        <w:instrText xml:space="preserve"> REF _Ref528153784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18</w:t>
      </w:r>
      <w:r w:rsidRPr="009E3B61">
        <w:rPr>
          <w:lang w:val="en-GB"/>
        </w:rPr>
        <w:fldChar w:fldCharType="end"/>
      </w:r>
      <w:r w:rsidR="00EE7549" w:rsidRPr="009E3B61">
        <w:rPr>
          <w:lang w:val="en-GB"/>
        </w:rPr>
        <w:t xml:space="preserve"> will be shown</w:t>
      </w:r>
      <w:r w:rsidRPr="009E3B61">
        <w:rPr>
          <w:lang w:val="en-GB"/>
        </w:rPr>
        <w:t xml:space="preserve">. </w:t>
      </w:r>
      <w:r w:rsidR="000919C1" w:rsidRPr="009E3B61">
        <w:rPr>
          <w:lang w:val="en-GB"/>
        </w:rPr>
        <w:t xml:space="preserve">The default </w:t>
      </w:r>
      <w:r w:rsidR="000919C1" w:rsidRPr="009E3B61">
        <w:rPr>
          <w:rStyle w:val="guielementChar"/>
          <w:lang w:val="en-GB"/>
        </w:rPr>
        <w:t>Execution mode</w:t>
      </w:r>
      <w:r w:rsidR="000919C1" w:rsidRPr="009E3B61">
        <w:rPr>
          <w:lang w:val="en-GB"/>
        </w:rPr>
        <w:t xml:space="preserve"> is </w:t>
      </w:r>
      <w:proofErr w:type="spellStart"/>
      <w:r w:rsidR="000919C1" w:rsidRPr="009E3B61">
        <w:rPr>
          <w:rStyle w:val="guielementChar"/>
          <w:lang w:val="en-GB"/>
        </w:rPr>
        <w:t>Singlecore</w:t>
      </w:r>
      <w:proofErr w:type="spellEnd"/>
      <w:r w:rsidR="00EE7549" w:rsidRPr="009E3B61">
        <w:rPr>
          <w:lang w:val="en-GB"/>
        </w:rPr>
        <w:t xml:space="preserve">, which means all iterations of the Monte Carlo will be performed on </w:t>
      </w:r>
      <w:r w:rsidR="00D31ADF" w:rsidRPr="009E3B61">
        <w:rPr>
          <w:lang w:val="en-GB"/>
        </w:rPr>
        <w:t>a</w:t>
      </w:r>
      <w:r w:rsidR="00EE7549" w:rsidRPr="009E3B61">
        <w:rPr>
          <w:lang w:val="en-GB"/>
        </w:rPr>
        <w:t xml:space="preserve"> single core</w:t>
      </w:r>
      <w:r w:rsidR="000919C1" w:rsidRPr="009E3B61">
        <w:rPr>
          <w:lang w:val="en-GB"/>
        </w:rPr>
        <w:t xml:space="preserve">. Option </w:t>
      </w:r>
      <w:r w:rsidR="000919C1" w:rsidRPr="009E3B61">
        <w:rPr>
          <w:rStyle w:val="guielementChar"/>
          <w:lang w:val="en-GB"/>
        </w:rPr>
        <w:t>Multicore</w:t>
      </w:r>
      <w:r w:rsidR="000919C1" w:rsidRPr="009E3B61">
        <w:rPr>
          <w:lang w:val="en-GB"/>
        </w:rPr>
        <w:t xml:space="preserve"> uses </w:t>
      </w:r>
      <w:r w:rsidR="00BD038D" w:rsidRPr="009E3B61">
        <w:rPr>
          <w:lang w:val="en-GB"/>
        </w:rPr>
        <w:t>“</w:t>
      </w:r>
      <w:proofErr w:type="spellStart"/>
      <w:r w:rsidR="00BD038D" w:rsidRPr="009E3B61">
        <w:rPr>
          <w:lang w:val="en-GB"/>
        </w:rPr>
        <w:t>parfor</w:t>
      </w:r>
      <w:proofErr w:type="spellEnd"/>
      <w:r w:rsidR="00BD038D" w:rsidRPr="009E3B61">
        <w:rPr>
          <w:lang w:val="en-GB"/>
        </w:rPr>
        <w:t>” command</w:t>
      </w:r>
      <w:r w:rsidR="000919C1" w:rsidRPr="009E3B61">
        <w:rPr>
          <w:lang w:val="en-GB"/>
        </w:rPr>
        <w:t xml:space="preserve"> for </w:t>
      </w:r>
      <w:proofErr w:type="spellStart"/>
      <w:r w:rsidR="000919C1" w:rsidRPr="009E3B61">
        <w:rPr>
          <w:lang w:val="en-GB"/>
        </w:rPr>
        <w:t>Matlab</w:t>
      </w:r>
      <w:proofErr w:type="spellEnd"/>
      <w:r w:rsidR="000919C1" w:rsidRPr="009E3B61">
        <w:rPr>
          <w:lang w:val="en-GB"/>
        </w:rPr>
        <w:t xml:space="preserve"> or </w:t>
      </w:r>
      <w:r w:rsidR="00BD038D" w:rsidRPr="009E3B61">
        <w:rPr>
          <w:lang w:val="en-GB"/>
        </w:rPr>
        <w:t>“</w:t>
      </w:r>
      <w:proofErr w:type="spellStart"/>
      <w:r w:rsidR="000919C1" w:rsidRPr="009E3B61">
        <w:rPr>
          <w:lang w:val="en-GB"/>
        </w:rPr>
        <w:t>pracellfun</w:t>
      </w:r>
      <w:proofErr w:type="spellEnd"/>
      <w:r w:rsidR="00BD038D" w:rsidRPr="009E3B61">
        <w:rPr>
          <w:lang w:val="en-GB"/>
        </w:rPr>
        <w:t>”</w:t>
      </w:r>
      <w:r w:rsidR="000919C1" w:rsidRPr="009E3B61">
        <w:rPr>
          <w:lang w:val="en-GB"/>
        </w:rPr>
        <w:t xml:space="preserve"> </w:t>
      </w:r>
      <w:r w:rsidR="00FC5718" w:rsidRPr="009E3B61">
        <w:rPr>
          <w:lang w:val="en-GB"/>
        </w:rPr>
        <w:t>command from “</w:t>
      </w:r>
      <w:proofErr w:type="spellStart"/>
      <w:r w:rsidR="00FC5718" w:rsidRPr="009E3B61">
        <w:rPr>
          <w:lang w:val="en-GB"/>
        </w:rPr>
        <w:t>optim</w:t>
      </w:r>
      <w:proofErr w:type="spellEnd"/>
      <w:r w:rsidR="00FC5718" w:rsidRPr="009E3B61">
        <w:rPr>
          <w:lang w:val="en-GB"/>
        </w:rPr>
        <w:t xml:space="preserve">” </w:t>
      </w:r>
      <w:r w:rsidR="000919C1" w:rsidRPr="009E3B61">
        <w:rPr>
          <w:lang w:val="en-GB"/>
        </w:rPr>
        <w:t xml:space="preserve">package </w:t>
      </w:r>
      <w:r w:rsidR="00EE7549" w:rsidRPr="009E3B61">
        <w:rPr>
          <w:lang w:val="en-GB"/>
        </w:rPr>
        <w:fldChar w:fldCharType="begin"/>
      </w:r>
      <w:r w:rsidR="00EE7549" w:rsidRPr="009E3B61">
        <w:rPr>
          <w:lang w:val="en-GB"/>
        </w:rPr>
        <w:instrText xml:space="preserve"> REF _Ref528154782 \r \h </w:instrText>
      </w:r>
      <w:r w:rsidR="00EE7549" w:rsidRPr="009E3B61">
        <w:rPr>
          <w:lang w:val="en-GB"/>
        </w:rPr>
      </w:r>
      <w:r w:rsidR="00EE7549" w:rsidRPr="009E3B61">
        <w:rPr>
          <w:lang w:val="en-GB"/>
        </w:rPr>
        <w:fldChar w:fldCharType="separate"/>
      </w:r>
      <w:r w:rsidR="00A56CE1">
        <w:rPr>
          <w:lang w:val="en-GB"/>
        </w:rPr>
        <w:t>[11]</w:t>
      </w:r>
      <w:r w:rsidR="00EE7549" w:rsidRPr="009E3B61">
        <w:rPr>
          <w:lang w:val="en-GB"/>
        </w:rPr>
        <w:fldChar w:fldCharType="end"/>
      </w:r>
      <w:r w:rsidR="00EE7549" w:rsidRPr="009E3B61">
        <w:rPr>
          <w:lang w:val="en-GB"/>
        </w:rPr>
        <w:t xml:space="preserve"> </w:t>
      </w:r>
      <w:r w:rsidR="000919C1" w:rsidRPr="009E3B61">
        <w:rPr>
          <w:lang w:val="en-GB"/>
        </w:rPr>
        <w:t xml:space="preserve">for GNU Octave. Note the </w:t>
      </w:r>
      <w:r w:rsidR="00BD038D" w:rsidRPr="009E3B61">
        <w:rPr>
          <w:lang w:val="en-GB"/>
        </w:rPr>
        <w:t>“</w:t>
      </w:r>
      <w:proofErr w:type="spellStart"/>
      <w:r w:rsidR="000919C1" w:rsidRPr="009E3B61">
        <w:rPr>
          <w:lang w:val="en-GB"/>
        </w:rPr>
        <w:t>parcellfun</w:t>
      </w:r>
      <w:proofErr w:type="spellEnd"/>
      <w:r w:rsidR="00BD038D" w:rsidRPr="009E3B61">
        <w:rPr>
          <w:lang w:val="en-GB"/>
        </w:rPr>
        <w:t>”</w:t>
      </w:r>
      <w:r w:rsidR="000919C1" w:rsidRPr="009E3B61">
        <w:rPr>
          <w:lang w:val="en-GB"/>
        </w:rPr>
        <w:t xml:space="preserve"> will not work in Windows in current version of GNU Octave. </w:t>
      </w:r>
      <w:r w:rsidR="00EE7549" w:rsidRPr="009E3B61">
        <w:rPr>
          <w:lang w:val="en-GB"/>
        </w:rPr>
        <w:t xml:space="preserve">Last option is </w:t>
      </w:r>
      <w:proofErr w:type="spellStart"/>
      <w:r w:rsidR="00EE7549" w:rsidRPr="009E3B61">
        <w:rPr>
          <w:rStyle w:val="guielementChar"/>
          <w:lang w:val="en-GB"/>
        </w:rPr>
        <w:t>Multistation</w:t>
      </w:r>
      <w:proofErr w:type="spellEnd"/>
      <w:r w:rsidR="00EE7549" w:rsidRPr="009E3B61">
        <w:rPr>
          <w:lang w:val="en-GB"/>
        </w:rPr>
        <w:t xml:space="preserve">, which will work only for GNU Octave and it uses package </w:t>
      </w:r>
      <w:r w:rsidR="00BD038D" w:rsidRPr="009E3B61">
        <w:rPr>
          <w:lang w:val="en-GB"/>
        </w:rPr>
        <w:t>“</w:t>
      </w:r>
      <w:r w:rsidR="00EE7549" w:rsidRPr="009E3B61">
        <w:rPr>
          <w:lang w:val="en-GB"/>
        </w:rPr>
        <w:t>multicore</w:t>
      </w:r>
      <w:r w:rsidR="00BD038D" w:rsidRPr="009E3B61">
        <w:rPr>
          <w:lang w:val="en-GB"/>
        </w:rPr>
        <w:t>”</w:t>
      </w:r>
      <w:r w:rsidR="00EE7549" w:rsidRPr="009E3B61">
        <w:rPr>
          <w:lang w:val="en-GB"/>
        </w:rPr>
        <w:t xml:space="preserve"> </w:t>
      </w:r>
      <w:r w:rsidR="00EE7549" w:rsidRPr="009E3B61">
        <w:rPr>
          <w:lang w:val="en-GB"/>
        </w:rPr>
        <w:fldChar w:fldCharType="begin"/>
      </w:r>
      <w:r w:rsidR="00EE7549" w:rsidRPr="009E3B61">
        <w:rPr>
          <w:lang w:val="en-GB"/>
        </w:rPr>
        <w:instrText xml:space="preserve"> REF _Ref528154768 \r \h </w:instrText>
      </w:r>
      <w:r w:rsidR="00EE7549" w:rsidRPr="009E3B61">
        <w:rPr>
          <w:lang w:val="en-GB"/>
        </w:rPr>
      </w:r>
      <w:r w:rsidR="00EE7549" w:rsidRPr="009E3B61">
        <w:rPr>
          <w:lang w:val="en-GB"/>
        </w:rPr>
        <w:fldChar w:fldCharType="separate"/>
      </w:r>
      <w:r w:rsidR="00A56CE1">
        <w:rPr>
          <w:lang w:val="en-GB"/>
        </w:rPr>
        <w:t>[10]</w:t>
      </w:r>
      <w:r w:rsidR="00EE7549" w:rsidRPr="009E3B61">
        <w:rPr>
          <w:lang w:val="en-GB"/>
        </w:rPr>
        <w:fldChar w:fldCharType="end"/>
      </w:r>
      <w:r w:rsidR="00D31ADF" w:rsidRPr="009E3B61">
        <w:rPr>
          <w:lang w:val="en-GB"/>
        </w:rPr>
        <w:t xml:space="preserve"> which must be installed and loaded</w:t>
      </w:r>
      <w:r w:rsidR="00EE7549" w:rsidRPr="009E3B61">
        <w:rPr>
          <w:lang w:val="en-GB"/>
        </w:rPr>
        <w:t xml:space="preserve">. This package is using shared </w:t>
      </w:r>
      <w:proofErr w:type="spellStart"/>
      <w:r w:rsidR="00EE7549" w:rsidRPr="009E3B61">
        <w:rPr>
          <w:rStyle w:val="guielementChar"/>
          <w:lang w:val="en-GB"/>
        </w:rPr>
        <w:t>Multistation</w:t>
      </w:r>
      <w:proofErr w:type="spellEnd"/>
      <w:r w:rsidR="00EE7549" w:rsidRPr="009E3B61">
        <w:rPr>
          <w:rStyle w:val="guielementChar"/>
          <w:lang w:val="en-GB"/>
        </w:rPr>
        <w:t xml:space="preserve"> jobs folder</w:t>
      </w:r>
      <w:r w:rsidR="00EE7549" w:rsidRPr="009E3B61">
        <w:rPr>
          <w:lang w:val="en-GB"/>
        </w:rPr>
        <w:t xml:space="preserve"> to </w:t>
      </w:r>
      <w:r w:rsidR="00BD038D" w:rsidRPr="009E3B61">
        <w:rPr>
          <w:lang w:val="en-GB"/>
        </w:rPr>
        <w:t xml:space="preserve">distribute </w:t>
      </w:r>
      <w:r w:rsidR="00EE7549" w:rsidRPr="009E3B61">
        <w:rPr>
          <w:lang w:val="en-GB"/>
        </w:rPr>
        <w:t>so called job files, which are then processed by any number of GNU Octave servers that can be started by pressing</w:t>
      </w:r>
      <w:r w:rsidR="00D31ADF" w:rsidRPr="009E3B61">
        <w:rPr>
          <w:lang w:val="en-GB"/>
        </w:rPr>
        <w:t xml:space="preserve"> </w:t>
      </w:r>
      <w:r w:rsidR="00D31ADF" w:rsidRPr="009E3B61">
        <w:rPr>
          <w:rStyle w:val="guielementChar"/>
          <w:lang w:val="en-GB"/>
        </w:rPr>
        <w:t>Start Servers</w:t>
      </w:r>
      <w:r w:rsidR="00EE7549" w:rsidRPr="009E3B61">
        <w:rPr>
          <w:lang w:val="en-GB"/>
        </w:rPr>
        <w:t>. I</w:t>
      </w:r>
      <w:r w:rsidR="00BD038D" w:rsidRPr="009E3B61">
        <w:rPr>
          <w:lang w:val="en-GB"/>
        </w:rPr>
        <w:t>f</w:t>
      </w:r>
      <w:r w:rsidR="00EE7549" w:rsidRPr="009E3B61">
        <w:rPr>
          <w:lang w:val="en-GB"/>
        </w:rPr>
        <w:t xml:space="preserve"> the operation was successful, the panel shown in </w:t>
      </w:r>
      <w:r w:rsidR="00EE7549" w:rsidRPr="009E3B61">
        <w:rPr>
          <w:lang w:val="en-GB"/>
        </w:rPr>
        <w:fldChar w:fldCharType="begin"/>
      </w:r>
      <w:r w:rsidR="00EE7549" w:rsidRPr="009E3B61">
        <w:rPr>
          <w:lang w:val="en-GB"/>
        </w:rPr>
        <w:instrText xml:space="preserve"> REF _Ref528154720 \h </w:instrText>
      </w:r>
      <w:r w:rsidR="00EE7549" w:rsidRPr="009E3B61">
        <w:rPr>
          <w:lang w:val="en-GB"/>
        </w:rPr>
      </w:r>
      <w:r w:rsidR="00EE7549" w:rsidRPr="009E3B61">
        <w:rPr>
          <w:lang w:val="en-GB"/>
        </w:rPr>
        <w:fldChar w:fldCharType="separate"/>
      </w:r>
      <w:r w:rsidR="00A56CE1" w:rsidRPr="009E3B61">
        <w:t xml:space="preserve">Figure </w:t>
      </w:r>
      <w:r w:rsidR="00A56CE1">
        <w:rPr>
          <w:noProof/>
        </w:rPr>
        <w:t>A</w:t>
      </w:r>
      <w:r w:rsidR="00A56CE1">
        <w:noBreakHyphen/>
      </w:r>
      <w:r w:rsidR="00A56CE1">
        <w:rPr>
          <w:noProof/>
        </w:rPr>
        <w:t>19</w:t>
      </w:r>
      <w:r w:rsidR="00EE7549" w:rsidRPr="009E3B61">
        <w:rPr>
          <w:lang w:val="en-GB"/>
        </w:rPr>
        <w:fldChar w:fldCharType="end"/>
      </w:r>
      <w:r w:rsidR="00BD038D" w:rsidRPr="009E3B61">
        <w:rPr>
          <w:lang w:val="en-GB"/>
        </w:rPr>
        <w:t xml:space="preserve"> will appear</w:t>
      </w:r>
      <w:r w:rsidR="00EE7549" w:rsidRPr="009E3B61">
        <w:rPr>
          <w:lang w:val="en-GB"/>
        </w:rPr>
        <w:t xml:space="preserve">. Note all the servers print to the same console so the content will be most likely unreadable. The only purpose is to see the processing is happening and to enable </w:t>
      </w:r>
      <w:r w:rsidR="00D31ADF" w:rsidRPr="009E3B61">
        <w:rPr>
          <w:lang w:val="en-GB"/>
        </w:rPr>
        <w:t>easy</w:t>
      </w:r>
      <w:r w:rsidR="00EE7549" w:rsidRPr="009E3B61">
        <w:rPr>
          <w:lang w:val="en-GB"/>
        </w:rPr>
        <w:t xml:space="preserve"> termin</w:t>
      </w:r>
      <w:r w:rsidR="00BD038D" w:rsidRPr="009E3B61">
        <w:rPr>
          <w:lang w:val="en-GB"/>
        </w:rPr>
        <w:t>a</w:t>
      </w:r>
      <w:r w:rsidR="00EE7549" w:rsidRPr="009E3B61">
        <w:rPr>
          <w:lang w:val="en-GB"/>
        </w:rPr>
        <w:t xml:space="preserve">tion. The servers can be terminated by </w:t>
      </w:r>
      <w:r w:rsidR="00D31ADF" w:rsidRPr="009E3B61">
        <w:rPr>
          <w:lang w:val="en-GB"/>
        </w:rPr>
        <w:t xml:space="preserve">simply </w:t>
      </w:r>
      <w:r w:rsidR="00EE7549" w:rsidRPr="009E3B61">
        <w:rPr>
          <w:lang w:val="en-GB"/>
        </w:rPr>
        <w:t>closing their console window.</w:t>
      </w:r>
      <w:r w:rsidR="00BD038D" w:rsidRPr="009E3B61">
        <w:rPr>
          <w:lang w:val="en-GB"/>
        </w:rPr>
        <w:t xml:space="preserve"> This option has significant effect on the performance of Monte Carlo</w:t>
      </w:r>
      <w:r w:rsidR="00EC1054" w:rsidRPr="009E3B61">
        <w:rPr>
          <w:lang w:val="en-GB"/>
        </w:rPr>
        <w:t xml:space="preserve"> calculation, however it should be used </w:t>
      </w:r>
      <w:r w:rsidR="00D31ADF" w:rsidRPr="009E3B61">
        <w:rPr>
          <w:lang w:val="en-GB"/>
        </w:rPr>
        <w:t xml:space="preserve">only </w:t>
      </w:r>
      <w:r w:rsidR="00EC1054" w:rsidRPr="009E3B61">
        <w:rPr>
          <w:lang w:val="en-GB"/>
        </w:rPr>
        <w:t xml:space="preserve">after the </w:t>
      </w:r>
      <w:proofErr w:type="spellStart"/>
      <w:r w:rsidR="00EC1054" w:rsidRPr="009E3B61">
        <w:rPr>
          <w:rStyle w:val="guielementChar"/>
          <w:lang w:val="en-GB"/>
        </w:rPr>
        <w:t>Singlecore</w:t>
      </w:r>
      <w:proofErr w:type="spellEnd"/>
      <w:r w:rsidR="00EC1054" w:rsidRPr="009E3B61">
        <w:rPr>
          <w:lang w:val="en-GB"/>
        </w:rPr>
        <w:t xml:space="preserve"> </w:t>
      </w:r>
      <w:r w:rsidR="00D31ADF" w:rsidRPr="009E3B61">
        <w:rPr>
          <w:lang w:val="en-GB"/>
        </w:rPr>
        <w:t>was</w:t>
      </w:r>
      <w:r w:rsidR="00EC1054" w:rsidRPr="009E3B61">
        <w:rPr>
          <w:lang w:val="en-GB"/>
        </w:rPr>
        <w:t xml:space="preserve"> tested and working</w:t>
      </w:r>
      <w:r w:rsidR="00D31ADF" w:rsidRPr="009E3B61">
        <w:rPr>
          <w:lang w:val="en-GB"/>
        </w:rPr>
        <w:t xml:space="preserve"> properly</w:t>
      </w:r>
      <w:r w:rsidR="00EC1054" w:rsidRPr="009E3B61">
        <w:rPr>
          <w:lang w:val="en-GB"/>
        </w:rPr>
        <w:t>.</w:t>
      </w:r>
    </w:p>
    <w:p w:rsidR="0016558B" w:rsidRPr="009E3B61" w:rsidRDefault="0016558B" w:rsidP="00F366EB">
      <w:pPr>
        <w:keepNext/>
        <w:jc w:val="center"/>
        <w:rPr>
          <w:lang w:val="en-GB"/>
        </w:rPr>
      </w:pPr>
      <w:r w:rsidRPr="009E3B61">
        <w:rPr>
          <w:noProof/>
          <w:lang w:val="cs-CZ" w:eastAsia="cs-CZ"/>
        </w:rPr>
        <w:drawing>
          <wp:inline distT="0" distB="0" distL="0" distR="0" wp14:anchorId="4DE40603" wp14:editId="3FC78C2A">
            <wp:extent cx="3114000" cy="1879200"/>
            <wp:effectExtent l="0" t="0" r="0" b="698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000" cy="1879200"/>
                    </a:xfrm>
                    <a:prstGeom prst="rect">
                      <a:avLst/>
                    </a:prstGeom>
                  </pic:spPr>
                </pic:pic>
              </a:graphicData>
            </a:graphic>
          </wp:inline>
        </w:drawing>
      </w:r>
    </w:p>
    <w:p w:rsidR="00AF04C8" w:rsidRPr="009E3B61" w:rsidRDefault="0016558B" w:rsidP="0016558B">
      <w:pPr>
        <w:pStyle w:val="Titulek"/>
      </w:pPr>
      <w:bookmarkStart w:id="66" w:name="_Ref528153784"/>
      <w:bookmarkStart w:id="67" w:name="_Toc6233760"/>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18</w:t>
      </w:r>
      <w:r w:rsidR="00A56CE1">
        <w:fldChar w:fldCharType="end"/>
      </w:r>
      <w:bookmarkEnd w:id="66"/>
      <w:r w:rsidRPr="009E3B61">
        <w:t>: TWM multicore processing setup panel.</w:t>
      </w:r>
      <w:bookmarkEnd w:id="67"/>
    </w:p>
    <w:p w:rsidR="00EE7549" w:rsidRPr="009E3B61" w:rsidRDefault="00EE7549" w:rsidP="00F366EB">
      <w:pPr>
        <w:keepNext/>
        <w:jc w:val="center"/>
        <w:rPr>
          <w:lang w:val="en-GB"/>
        </w:rPr>
      </w:pPr>
      <w:r w:rsidRPr="009E3B61">
        <w:rPr>
          <w:noProof/>
          <w:lang w:val="cs-CZ" w:eastAsia="cs-CZ"/>
        </w:rPr>
        <w:lastRenderedPageBreak/>
        <w:drawing>
          <wp:inline distT="0" distB="0" distL="0" distR="0" wp14:anchorId="6558F063" wp14:editId="200AEA99">
            <wp:extent cx="5760720" cy="286321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63215"/>
                    </a:xfrm>
                    <a:prstGeom prst="rect">
                      <a:avLst/>
                    </a:prstGeom>
                  </pic:spPr>
                </pic:pic>
              </a:graphicData>
            </a:graphic>
          </wp:inline>
        </w:drawing>
      </w:r>
    </w:p>
    <w:p w:rsidR="00EE7549" w:rsidRPr="009E3B61" w:rsidRDefault="00EE7549" w:rsidP="00EE7549">
      <w:pPr>
        <w:pStyle w:val="Titulek"/>
      </w:pPr>
      <w:bookmarkStart w:id="68" w:name="_Ref528154720"/>
      <w:bookmarkStart w:id="69" w:name="_Toc6233761"/>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19</w:t>
      </w:r>
      <w:r w:rsidR="00A56CE1">
        <w:fldChar w:fldCharType="end"/>
      </w:r>
      <w:bookmarkEnd w:id="68"/>
      <w:r w:rsidRPr="009E3B61">
        <w:t>: TWM multicore processing GNU Octave servers.</w:t>
      </w:r>
      <w:bookmarkEnd w:id="69"/>
    </w:p>
    <w:p w:rsidR="00586E8D" w:rsidRPr="009E3B61" w:rsidRDefault="00D31ADF" w:rsidP="003B6FD5">
      <w:pPr>
        <w:pStyle w:val="Nadpis4"/>
      </w:pPr>
      <w:bookmarkStart w:id="70" w:name="_Toc6233713"/>
      <w:r w:rsidRPr="009E3B61">
        <w:t>Initiating measurement</w:t>
      </w:r>
      <w:bookmarkEnd w:id="70"/>
    </w:p>
    <w:p w:rsidR="00D31ADF" w:rsidRPr="009E3B61" w:rsidRDefault="0013591F" w:rsidP="00D31ADF">
      <w:pPr>
        <w:rPr>
          <w:lang w:val="en-GB"/>
        </w:rPr>
      </w:pPr>
      <w:r w:rsidRPr="009E3B61">
        <w:rPr>
          <w:lang w:val="en-GB"/>
        </w:rPr>
        <w:t xml:space="preserve">When everything is configured, the measurement can be initiated by pressing the </w:t>
      </w:r>
      <w:r w:rsidRPr="009E3B61">
        <w:rPr>
          <w:rStyle w:val="guielementChar"/>
          <w:lang w:val="en-GB"/>
        </w:rPr>
        <w:t>START</w:t>
      </w:r>
      <w:r w:rsidRPr="009E3B61">
        <w:rPr>
          <w:lang w:val="en-GB"/>
        </w:rPr>
        <w:t xml:space="preserve"> or </w:t>
      </w:r>
      <w:r w:rsidRPr="009E3B61">
        <w:rPr>
          <w:rStyle w:val="guielementChar"/>
          <w:lang w:val="en-GB"/>
        </w:rPr>
        <w:t>SETUP&amp;START</w:t>
      </w:r>
      <w:r w:rsidRPr="009E3B61">
        <w:rPr>
          <w:lang w:val="en-GB"/>
        </w:rPr>
        <w:t xml:space="preserve"> buttons on the main panel. Note pressing the </w:t>
      </w:r>
      <w:r w:rsidRPr="009E3B61">
        <w:rPr>
          <w:rStyle w:val="guielementChar"/>
          <w:lang w:val="en-GB"/>
        </w:rPr>
        <w:t>START</w:t>
      </w:r>
      <w:r w:rsidRPr="009E3B61">
        <w:rPr>
          <w:lang w:val="en-GB"/>
        </w:rPr>
        <w:t xml:space="preserve"> will still ask for new setup if the HW configuration was changed. The </w:t>
      </w:r>
      <w:proofErr w:type="spellStart"/>
      <w:r w:rsidRPr="009E3B61">
        <w:rPr>
          <w:lang w:val="en-GB"/>
        </w:rPr>
        <w:t>ongoing</w:t>
      </w:r>
      <w:proofErr w:type="spellEnd"/>
      <w:r w:rsidRPr="009E3B61">
        <w:rPr>
          <w:lang w:val="en-GB"/>
        </w:rPr>
        <w:t xml:space="preserve"> measurement can be terminated by pressing the </w:t>
      </w:r>
      <w:r w:rsidRPr="009E3B61">
        <w:rPr>
          <w:rStyle w:val="guielementChar"/>
          <w:lang w:val="en-GB"/>
        </w:rPr>
        <w:t>STOP</w:t>
      </w:r>
      <w:r w:rsidRPr="009E3B61">
        <w:rPr>
          <w:lang w:val="en-GB"/>
        </w:rPr>
        <w:t xml:space="preserve"> button at any time.</w:t>
      </w:r>
    </w:p>
    <w:p w:rsidR="0013591F" w:rsidRPr="009E3B61" w:rsidRDefault="0013591F" w:rsidP="003B6FD5">
      <w:pPr>
        <w:pStyle w:val="Nadpis4"/>
      </w:pPr>
      <w:bookmarkStart w:id="71" w:name="_Toc6233714"/>
      <w:r w:rsidRPr="009E3B61">
        <w:t>Viewing the results</w:t>
      </w:r>
      <w:bookmarkEnd w:id="71"/>
    </w:p>
    <w:p w:rsidR="0013591F" w:rsidRPr="009E3B61" w:rsidRDefault="0013591F" w:rsidP="0013591F">
      <w:pPr>
        <w:rPr>
          <w:lang w:val="en-GB"/>
        </w:rPr>
      </w:pPr>
      <w:r w:rsidRPr="009E3B61">
        <w:rPr>
          <w:lang w:val="en-GB"/>
        </w:rPr>
        <w:t xml:space="preserve">User may inspect the digitized waveforms using the button </w:t>
      </w:r>
      <w:r w:rsidRPr="009E3B61">
        <w:rPr>
          <w:rStyle w:val="guielementChar"/>
          <w:lang w:val="en-GB"/>
        </w:rPr>
        <w:t>VIEW RECORD</w:t>
      </w:r>
      <w:r w:rsidRPr="009E3B61">
        <w:rPr>
          <w:lang w:val="en-GB"/>
        </w:rPr>
        <w:t xml:space="preserve"> at any time. The panel shown in </w:t>
      </w:r>
      <w:r w:rsidR="00E5409B" w:rsidRPr="009E3B61">
        <w:rPr>
          <w:lang w:val="en-GB"/>
        </w:rPr>
        <w:fldChar w:fldCharType="begin"/>
      </w:r>
      <w:r w:rsidR="00E5409B" w:rsidRPr="009E3B61">
        <w:rPr>
          <w:lang w:val="en-GB"/>
        </w:rPr>
        <w:instrText xml:space="preserve"> REF _Ref528250538 \h </w:instrText>
      </w:r>
      <w:r w:rsidR="00E5409B" w:rsidRPr="009E3B61">
        <w:rPr>
          <w:lang w:val="en-GB"/>
        </w:rPr>
      </w:r>
      <w:r w:rsidR="00E5409B" w:rsidRPr="009E3B61">
        <w:rPr>
          <w:lang w:val="en-GB"/>
        </w:rPr>
        <w:fldChar w:fldCharType="separate"/>
      </w:r>
      <w:r w:rsidR="00A56CE1" w:rsidRPr="009E3B61">
        <w:t xml:space="preserve">Figure </w:t>
      </w:r>
      <w:r w:rsidR="00A56CE1">
        <w:rPr>
          <w:noProof/>
        </w:rPr>
        <w:t>A</w:t>
      </w:r>
      <w:r w:rsidR="00A56CE1">
        <w:noBreakHyphen/>
      </w:r>
      <w:r w:rsidR="00A56CE1">
        <w:rPr>
          <w:noProof/>
        </w:rPr>
        <w:t>20</w:t>
      </w:r>
      <w:r w:rsidR="00E5409B" w:rsidRPr="009E3B61">
        <w:rPr>
          <w:lang w:val="en-GB"/>
        </w:rPr>
        <w:fldChar w:fldCharType="end"/>
      </w:r>
      <w:r w:rsidR="00F366EB" w:rsidRPr="009E3B61">
        <w:rPr>
          <w:lang w:val="en-GB"/>
        </w:rPr>
        <w:t xml:space="preserve"> will be displayed</w:t>
      </w:r>
      <w:r w:rsidR="00E5409B" w:rsidRPr="009E3B61">
        <w:rPr>
          <w:lang w:val="en-GB"/>
        </w:rPr>
        <w:t xml:space="preserve">. This panel rereads the data from saved record on runtime, so it may be a little slow for the long records. That is why it is equipped by entry </w:t>
      </w:r>
      <w:r w:rsidR="00E5409B" w:rsidRPr="009E3B61">
        <w:rPr>
          <w:rStyle w:val="guielementChar"/>
          <w:lang w:val="en-GB"/>
        </w:rPr>
        <w:t>Max samples to display</w:t>
      </w:r>
      <w:r w:rsidR="00E5409B" w:rsidRPr="009E3B61">
        <w:rPr>
          <w:lang w:val="en-GB"/>
        </w:rPr>
        <w:t xml:space="preserve"> to limit the viewed data amount. The panel can be displayed permanently along with the TWM.</w:t>
      </w:r>
    </w:p>
    <w:p w:rsidR="00B44BC0" w:rsidRPr="009E3B61" w:rsidRDefault="00B44BC0" w:rsidP="00B44BC0">
      <w:pPr>
        <w:keepNext/>
        <w:jc w:val="center"/>
        <w:rPr>
          <w:lang w:val="en-GB"/>
        </w:rPr>
      </w:pPr>
      <w:r w:rsidRPr="009E3B61">
        <w:rPr>
          <w:noProof/>
          <w:lang w:val="cs-CZ" w:eastAsia="cs-CZ"/>
        </w:rPr>
        <w:lastRenderedPageBreak/>
        <w:drawing>
          <wp:inline distT="0" distB="0" distL="0" distR="0" wp14:anchorId="5DD6A0E2" wp14:editId="0DE6EBE0">
            <wp:extent cx="4975200" cy="31068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5200" cy="3106800"/>
                    </a:xfrm>
                    <a:prstGeom prst="rect">
                      <a:avLst/>
                    </a:prstGeom>
                  </pic:spPr>
                </pic:pic>
              </a:graphicData>
            </a:graphic>
          </wp:inline>
        </w:drawing>
      </w:r>
    </w:p>
    <w:p w:rsidR="00B44BC0" w:rsidRPr="009E3B61" w:rsidRDefault="00B44BC0" w:rsidP="00B44BC0">
      <w:pPr>
        <w:pStyle w:val="Titulek"/>
      </w:pPr>
      <w:bookmarkStart w:id="72" w:name="_Ref528250538"/>
      <w:bookmarkStart w:id="73" w:name="_Toc6233762"/>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20</w:t>
      </w:r>
      <w:r w:rsidR="00A56CE1">
        <w:fldChar w:fldCharType="end"/>
      </w:r>
      <w:bookmarkEnd w:id="72"/>
      <w:r w:rsidRPr="009E3B61">
        <w:t>: TWM record viewer panel.</w:t>
      </w:r>
      <w:bookmarkEnd w:id="73"/>
    </w:p>
    <w:p w:rsidR="0014060F" w:rsidRPr="009E3B61" w:rsidRDefault="0014060F" w:rsidP="0013591F">
      <w:pPr>
        <w:rPr>
          <w:lang w:val="en-GB"/>
        </w:rPr>
      </w:pPr>
      <w:r w:rsidRPr="009E3B61">
        <w:rPr>
          <w:lang w:val="en-GB"/>
        </w:rPr>
        <w:t xml:space="preserve">If the algorithm contains the spectra of defined in the “qwtb_list.info”, they can be displayed in dedicated panel shown in </w:t>
      </w:r>
      <w:r w:rsidRPr="009E3B61">
        <w:rPr>
          <w:lang w:val="en-GB"/>
        </w:rPr>
        <w:fldChar w:fldCharType="begin"/>
      </w:r>
      <w:r w:rsidRPr="009E3B61">
        <w:rPr>
          <w:lang w:val="en-GB"/>
        </w:rPr>
        <w:instrText xml:space="preserve"> REF _Ref533078625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21</w:t>
      </w:r>
      <w:r w:rsidRPr="009E3B61">
        <w:rPr>
          <w:lang w:val="en-GB"/>
        </w:rPr>
        <w:fldChar w:fldCharType="end"/>
      </w:r>
      <w:r w:rsidRPr="009E3B61">
        <w:rPr>
          <w:lang w:val="en-GB"/>
        </w:rPr>
        <w:t xml:space="preserve">. The panel can be shown by pressing button </w:t>
      </w:r>
      <w:r w:rsidRPr="009E3B61">
        <w:rPr>
          <w:rStyle w:val="guielementChar"/>
          <w:lang w:val="en-GB"/>
        </w:rPr>
        <w:t>VIEW FFT</w:t>
      </w:r>
      <w:r w:rsidRPr="009E3B61">
        <w:rPr>
          <w:lang w:val="en-GB"/>
        </w:rPr>
        <w:t xml:space="preserve"> on main panel </w:t>
      </w:r>
      <w:r w:rsidRPr="009E3B61">
        <w:rPr>
          <w:lang w:val="en-GB"/>
        </w:rPr>
        <w:fldChar w:fldCharType="begin"/>
      </w:r>
      <w:r w:rsidRPr="009E3B61">
        <w:rPr>
          <w:lang w:val="en-GB"/>
        </w:rPr>
        <w:instrText xml:space="preserve"> REF _Ref533078674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3</w:t>
      </w:r>
      <w:r w:rsidRPr="009E3B61">
        <w:rPr>
          <w:lang w:val="en-GB"/>
        </w:rPr>
        <w:fldChar w:fldCharType="end"/>
      </w:r>
      <w:r w:rsidRPr="009E3B61">
        <w:rPr>
          <w:lang w:val="en-GB"/>
        </w:rPr>
        <w:t xml:space="preserve">. The panel shows the spectra calculated by selected algorithm. So it will not display spectrum if processing is disabled or selected algorithms does not return it as one of the output quantities. </w:t>
      </w:r>
    </w:p>
    <w:p w:rsidR="0014060F" w:rsidRPr="009E3B61" w:rsidRDefault="0014060F" w:rsidP="00BB4AB8">
      <w:pPr>
        <w:keepNext/>
        <w:jc w:val="center"/>
        <w:rPr>
          <w:lang w:val="en-GB"/>
        </w:rPr>
      </w:pPr>
      <w:r w:rsidRPr="009E3B61">
        <w:rPr>
          <w:noProof/>
          <w:lang w:val="cs-CZ" w:eastAsia="cs-CZ"/>
        </w:rPr>
        <w:drawing>
          <wp:inline distT="0" distB="0" distL="0" distR="0" wp14:anchorId="6EF3A7D2" wp14:editId="147A0D04">
            <wp:extent cx="4150800" cy="2779200"/>
            <wp:effectExtent l="0" t="0" r="2540" b="254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0800" cy="2779200"/>
                    </a:xfrm>
                    <a:prstGeom prst="rect">
                      <a:avLst/>
                    </a:prstGeom>
                  </pic:spPr>
                </pic:pic>
              </a:graphicData>
            </a:graphic>
          </wp:inline>
        </w:drawing>
      </w:r>
    </w:p>
    <w:p w:rsidR="0014060F" w:rsidRPr="009E3B61" w:rsidRDefault="0014060F" w:rsidP="00BB4AB8">
      <w:pPr>
        <w:pStyle w:val="Titulek"/>
      </w:pPr>
      <w:bookmarkStart w:id="74" w:name="_Ref533078625"/>
      <w:bookmarkStart w:id="75" w:name="_Toc6233763"/>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21</w:t>
      </w:r>
      <w:r w:rsidR="00A56CE1">
        <w:fldChar w:fldCharType="end"/>
      </w:r>
      <w:bookmarkEnd w:id="74"/>
      <w:r w:rsidRPr="009E3B61">
        <w:t>: TWM spectrum viewer panel.</w:t>
      </w:r>
      <w:bookmarkEnd w:id="75"/>
    </w:p>
    <w:p w:rsidR="00B44BC0" w:rsidRPr="009E3B61" w:rsidRDefault="00E5409B" w:rsidP="0013591F">
      <w:pPr>
        <w:rPr>
          <w:lang w:val="en-GB"/>
        </w:rPr>
      </w:pPr>
      <w:r w:rsidRPr="009E3B61">
        <w:rPr>
          <w:lang w:val="en-GB"/>
        </w:rPr>
        <w:t xml:space="preserve">The results of the processing are displayed in the main panel of TWM. Depending on the processing mode, TWM will display either the </w:t>
      </w:r>
      <w:r w:rsidRPr="009E3B61">
        <w:rPr>
          <w:rStyle w:val="guielementChar"/>
          <w:lang w:val="en-GB"/>
        </w:rPr>
        <w:t>RAW</w:t>
      </w:r>
      <w:r w:rsidRPr="009E3B61">
        <w:rPr>
          <w:lang w:val="en-GB"/>
        </w:rPr>
        <w:t xml:space="preserve"> panel or </w:t>
      </w:r>
      <w:r w:rsidRPr="009E3B61">
        <w:rPr>
          <w:rStyle w:val="guielementChar"/>
          <w:lang w:val="en-GB"/>
        </w:rPr>
        <w:t>QWTB</w:t>
      </w:r>
      <w:r w:rsidRPr="009E3B61">
        <w:rPr>
          <w:lang w:val="en-GB"/>
        </w:rPr>
        <w:t xml:space="preserve"> results panel. The </w:t>
      </w:r>
      <w:r w:rsidRPr="009E3B61">
        <w:rPr>
          <w:rStyle w:val="guielementChar"/>
          <w:lang w:val="en-GB"/>
        </w:rPr>
        <w:t>RAW</w:t>
      </w:r>
      <w:r w:rsidRPr="009E3B61">
        <w:rPr>
          <w:lang w:val="en-GB"/>
        </w:rPr>
        <w:t xml:space="preserve"> panel is just a plain text. The </w:t>
      </w:r>
      <w:r w:rsidRPr="009E3B61">
        <w:rPr>
          <w:rStyle w:val="guielementChar"/>
          <w:lang w:val="en-GB"/>
        </w:rPr>
        <w:t>QWTB</w:t>
      </w:r>
      <w:r w:rsidRPr="009E3B61">
        <w:rPr>
          <w:lang w:val="en-GB"/>
        </w:rPr>
        <w:t xml:space="preserve"> is shown in </w:t>
      </w:r>
      <w:r w:rsidRPr="009E3B61">
        <w:rPr>
          <w:lang w:val="en-GB"/>
        </w:rPr>
        <w:fldChar w:fldCharType="begin"/>
      </w:r>
      <w:r w:rsidRPr="009E3B61">
        <w:rPr>
          <w:lang w:val="en-GB"/>
        </w:rPr>
        <w:instrText xml:space="preserve"> REF _Ref528250771 \h </w:instrText>
      </w:r>
      <w:r w:rsidRPr="009E3B61">
        <w:rPr>
          <w:lang w:val="en-GB"/>
        </w:rPr>
      </w:r>
      <w:r w:rsidRPr="009E3B61">
        <w:rPr>
          <w:lang w:val="en-GB"/>
        </w:rPr>
        <w:fldChar w:fldCharType="separate"/>
      </w:r>
      <w:r w:rsidR="00A56CE1" w:rsidRPr="009E3B61">
        <w:t xml:space="preserve">Figure </w:t>
      </w:r>
      <w:r w:rsidR="00A56CE1">
        <w:rPr>
          <w:noProof/>
        </w:rPr>
        <w:t>A</w:t>
      </w:r>
      <w:r w:rsidR="00A56CE1">
        <w:noBreakHyphen/>
      </w:r>
      <w:r w:rsidR="00A56CE1">
        <w:rPr>
          <w:noProof/>
        </w:rPr>
        <w:t>3</w:t>
      </w:r>
      <w:r w:rsidRPr="009E3B61">
        <w:rPr>
          <w:lang w:val="en-GB"/>
        </w:rPr>
        <w:fldChar w:fldCharType="end"/>
      </w:r>
      <w:r w:rsidRPr="009E3B61">
        <w:rPr>
          <w:lang w:val="en-GB"/>
        </w:rPr>
        <w:t xml:space="preserve">. First, it is </w:t>
      </w:r>
      <w:r w:rsidR="00F366EB" w:rsidRPr="009E3B61">
        <w:rPr>
          <w:lang w:val="en-GB"/>
        </w:rPr>
        <w:t xml:space="preserve">important </w:t>
      </w:r>
      <w:r w:rsidRPr="009E3B61">
        <w:rPr>
          <w:lang w:val="en-GB"/>
        </w:rPr>
        <w:t xml:space="preserve">to mention the result viewer operates independently to the measurement. It can be used to view the results while TWM is digitizing and calculating new results. However, all the results </w:t>
      </w:r>
      <w:r w:rsidRPr="009E3B61">
        <w:rPr>
          <w:lang w:val="en-GB"/>
        </w:rPr>
        <w:lastRenderedPageBreak/>
        <w:t>formatting and querying is performed in GNU Octave/</w:t>
      </w:r>
      <w:proofErr w:type="spellStart"/>
      <w:r w:rsidRPr="009E3B61">
        <w:rPr>
          <w:lang w:val="en-GB"/>
        </w:rPr>
        <w:t>Matlab</w:t>
      </w:r>
      <w:proofErr w:type="spellEnd"/>
      <w:r w:rsidRPr="009E3B61">
        <w:rPr>
          <w:lang w:val="en-GB"/>
        </w:rPr>
        <w:t>, so when the data are bein</w:t>
      </w:r>
      <w:r w:rsidR="00B44BC0" w:rsidRPr="009E3B61">
        <w:rPr>
          <w:lang w:val="en-GB"/>
        </w:rPr>
        <w:t>g</w:t>
      </w:r>
      <w:r w:rsidRPr="009E3B61">
        <w:rPr>
          <w:lang w:val="en-GB"/>
        </w:rPr>
        <w:t xml:space="preserve"> processed, the display of results will be halted.</w:t>
      </w:r>
    </w:p>
    <w:p w:rsidR="00B44BC0" w:rsidRPr="009E3B61" w:rsidRDefault="00A60985">
      <w:pPr>
        <w:rPr>
          <w:lang w:val="en-GB"/>
        </w:rPr>
      </w:pPr>
      <w:r>
        <w:rPr>
          <w:noProof/>
          <w:lang w:val="cs-CZ" w:eastAsia="cs-CZ"/>
        </w:rPr>
        <w:drawing>
          <wp:inline distT="0" distB="0" distL="0" distR="0" wp14:anchorId="29521152" wp14:editId="4C6F397A">
            <wp:extent cx="5753100" cy="30670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rsidR="00B44BC0" w:rsidRPr="009E3B61" w:rsidRDefault="00B44BC0">
      <w:pPr>
        <w:pStyle w:val="Titulek"/>
      </w:pPr>
      <w:bookmarkStart w:id="76" w:name="_Ref5266489"/>
      <w:bookmarkStart w:id="77" w:name="_Toc6233764"/>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22</w:t>
      </w:r>
      <w:r w:rsidR="00A56CE1">
        <w:fldChar w:fldCharType="end"/>
      </w:r>
      <w:bookmarkEnd w:id="76"/>
      <w:r w:rsidRPr="009E3B61">
        <w:t>: TWM processing results viewer.</w:t>
      </w:r>
      <w:bookmarkEnd w:id="77"/>
    </w:p>
    <w:p w:rsidR="00E5409B" w:rsidRPr="009E3B61" w:rsidRDefault="00E5409B" w:rsidP="0013591F">
      <w:pPr>
        <w:rPr>
          <w:lang w:val="en-GB"/>
        </w:rPr>
      </w:pPr>
      <w:r w:rsidRPr="009E3B61">
        <w:rPr>
          <w:lang w:val="en-GB"/>
        </w:rPr>
        <w:t xml:space="preserve">First control to use is </w:t>
      </w:r>
      <w:r w:rsidRPr="009E3B61">
        <w:rPr>
          <w:rStyle w:val="guielementChar"/>
          <w:lang w:val="en-GB"/>
        </w:rPr>
        <w:t>Measurement selection</w:t>
      </w:r>
      <w:r w:rsidRPr="009E3B61">
        <w:rPr>
          <w:lang w:val="en-GB"/>
        </w:rPr>
        <w:t xml:space="preserve">. To speed up the TWM operation, user may choose </w:t>
      </w:r>
      <w:proofErr w:type="gramStart"/>
      <w:r w:rsidRPr="009E3B61">
        <w:rPr>
          <w:rStyle w:val="guielementChar"/>
          <w:lang w:val="en-GB"/>
        </w:rPr>
        <w:t>None</w:t>
      </w:r>
      <w:proofErr w:type="gramEnd"/>
      <w:r w:rsidRPr="009E3B61">
        <w:rPr>
          <w:lang w:val="en-GB"/>
        </w:rPr>
        <w:t xml:space="preserve"> to stop result viewer. Next option is </w:t>
      </w:r>
      <w:r w:rsidRPr="009E3B61">
        <w:rPr>
          <w:rStyle w:val="guielementChar"/>
          <w:lang w:val="en-GB"/>
        </w:rPr>
        <w:t>Current</w:t>
      </w:r>
      <w:r w:rsidRPr="009E3B61">
        <w:rPr>
          <w:lang w:val="en-GB"/>
        </w:rPr>
        <w:t xml:space="preserve">, which will show currently measured results. Last option is </w:t>
      </w:r>
      <w:r w:rsidR="003B29BD" w:rsidRPr="009E3B61">
        <w:rPr>
          <w:rStyle w:val="guielementChar"/>
          <w:lang w:val="en-GB"/>
        </w:rPr>
        <w:t>Load from file</w:t>
      </w:r>
      <w:r w:rsidR="003B29BD" w:rsidRPr="009E3B61">
        <w:rPr>
          <w:lang w:val="en-GB"/>
        </w:rPr>
        <w:t xml:space="preserve"> to select previously processed results. Next control is </w:t>
      </w:r>
      <w:r w:rsidR="003B29BD" w:rsidRPr="009E3B61">
        <w:rPr>
          <w:rStyle w:val="guielementChar"/>
          <w:lang w:val="en-GB"/>
        </w:rPr>
        <w:t>Algorithm selection</w:t>
      </w:r>
      <w:r w:rsidR="003B29BD" w:rsidRPr="009E3B61">
        <w:rPr>
          <w:lang w:val="en-GB"/>
        </w:rPr>
        <w:t xml:space="preserve">, which will contain names of all algorithms that were applied to the particular measurement. Next, user must select </w:t>
      </w:r>
      <w:r w:rsidR="003B29BD" w:rsidRPr="009E3B61">
        <w:rPr>
          <w:rStyle w:val="guielementChar"/>
          <w:lang w:val="en-GB"/>
        </w:rPr>
        <w:t xml:space="preserve">Max. </w:t>
      </w:r>
      <w:proofErr w:type="gramStart"/>
      <w:r w:rsidR="003B29BD" w:rsidRPr="009E3B61">
        <w:rPr>
          <w:rStyle w:val="guielementChar"/>
          <w:lang w:val="en-GB"/>
        </w:rPr>
        <w:t>shown</w:t>
      </w:r>
      <w:proofErr w:type="gramEnd"/>
      <w:r w:rsidR="003B29BD" w:rsidRPr="009E3B61">
        <w:rPr>
          <w:rStyle w:val="guielementChar"/>
          <w:lang w:val="en-GB"/>
        </w:rPr>
        <w:t xml:space="preserve"> dimension</w:t>
      </w:r>
      <w:r w:rsidR="003B29BD" w:rsidRPr="009E3B61">
        <w:rPr>
          <w:lang w:val="en-GB"/>
        </w:rPr>
        <w:t xml:space="preserve"> entry to define how the results should be displayed. Option </w:t>
      </w:r>
      <w:r w:rsidR="003B29BD" w:rsidRPr="009E3B61">
        <w:rPr>
          <w:rStyle w:val="guielementChar"/>
          <w:lang w:val="en-GB"/>
        </w:rPr>
        <w:t>Scalar</w:t>
      </w:r>
      <w:r w:rsidR="003B29BD" w:rsidRPr="009E3B61">
        <w:rPr>
          <w:lang w:val="en-GB"/>
        </w:rPr>
        <w:t xml:space="preserve"> means TWM will show only scalar quantities and it will show the results from all repetition cycles at once. Option </w:t>
      </w:r>
      <w:r w:rsidR="003B29BD" w:rsidRPr="009E3B61">
        <w:rPr>
          <w:rStyle w:val="guielementChar"/>
          <w:lang w:val="en-GB"/>
        </w:rPr>
        <w:t>Vector</w:t>
      </w:r>
      <w:r w:rsidR="003B29BD" w:rsidRPr="009E3B61">
        <w:rPr>
          <w:lang w:val="en-GB"/>
        </w:rPr>
        <w:t xml:space="preserve"> or </w:t>
      </w:r>
      <w:r w:rsidR="00F366EB" w:rsidRPr="009E3B61">
        <w:rPr>
          <w:rStyle w:val="guielementChar"/>
          <w:lang w:val="en-GB"/>
        </w:rPr>
        <w:t>M</w:t>
      </w:r>
      <w:r w:rsidR="003B29BD" w:rsidRPr="009E3B61">
        <w:rPr>
          <w:rStyle w:val="guielementChar"/>
          <w:lang w:val="en-GB"/>
        </w:rPr>
        <w:t>atrix</w:t>
      </w:r>
      <w:r w:rsidR="003B29BD" w:rsidRPr="009E3B61">
        <w:rPr>
          <w:lang w:val="en-GB"/>
        </w:rPr>
        <w:t xml:space="preserve"> will show scalars and vectors (and matrices), so it can show only one result at once. User may select </w:t>
      </w:r>
      <w:r w:rsidR="00F366EB" w:rsidRPr="009E3B61">
        <w:rPr>
          <w:lang w:val="en-GB"/>
        </w:rPr>
        <w:t>desired</w:t>
      </w:r>
      <w:r w:rsidR="003B29BD" w:rsidRPr="009E3B61">
        <w:rPr>
          <w:lang w:val="en-GB"/>
        </w:rPr>
        <w:t xml:space="preserve"> result by entry </w:t>
      </w:r>
      <w:r w:rsidR="003B29BD" w:rsidRPr="009E3B61">
        <w:rPr>
          <w:rStyle w:val="guielementChar"/>
          <w:lang w:val="en-GB"/>
        </w:rPr>
        <w:t>Result selection</w:t>
      </w:r>
      <w:r w:rsidR="003B29BD" w:rsidRPr="009E3B61">
        <w:rPr>
          <w:lang w:val="en-GB"/>
        </w:rPr>
        <w:t xml:space="preserve">. TWM can display </w:t>
      </w:r>
      <w:r w:rsidR="003B29BD" w:rsidRPr="009E3B61">
        <w:rPr>
          <w:rStyle w:val="guielementChar"/>
          <w:lang w:val="en-GB"/>
        </w:rPr>
        <w:t>Current result</w:t>
      </w:r>
      <w:r w:rsidR="003B29BD" w:rsidRPr="009E3B61">
        <w:rPr>
          <w:lang w:val="en-GB"/>
        </w:rPr>
        <w:t xml:space="preserve">, selected one or </w:t>
      </w:r>
      <w:r w:rsidR="003B29BD" w:rsidRPr="009E3B61">
        <w:rPr>
          <w:rStyle w:val="guielementChar"/>
          <w:lang w:val="en-GB"/>
        </w:rPr>
        <w:t>Average</w:t>
      </w:r>
      <w:r w:rsidR="003B29BD" w:rsidRPr="009E3B61">
        <w:rPr>
          <w:lang w:val="en-GB"/>
        </w:rPr>
        <w:t xml:space="preserve"> of all available. Note the averaging for large results count may take considerable time. Next, user may </w:t>
      </w:r>
      <w:proofErr w:type="gramStart"/>
      <w:r w:rsidR="003B29BD" w:rsidRPr="009E3B61">
        <w:rPr>
          <w:rStyle w:val="guielementChar"/>
          <w:lang w:val="en-GB"/>
        </w:rPr>
        <w:t>Select</w:t>
      </w:r>
      <w:proofErr w:type="gramEnd"/>
      <w:r w:rsidR="003B29BD" w:rsidRPr="009E3B61">
        <w:rPr>
          <w:rStyle w:val="guielementChar"/>
          <w:lang w:val="en-GB"/>
        </w:rPr>
        <w:t xml:space="preserve"> quantities</w:t>
      </w:r>
      <w:r w:rsidR="003B29BD" w:rsidRPr="009E3B61">
        <w:rPr>
          <w:lang w:val="en-GB"/>
        </w:rPr>
        <w:t xml:space="preserve"> to display </w:t>
      </w:r>
      <w:r w:rsidR="003D7A51">
        <w:rPr>
          <w:lang w:val="en-GB"/>
        </w:rPr>
        <w:t>only needed</w:t>
      </w:r>
      <w:r w:rsidR="003B29BD" w:rsidRPr="009E3B61">
        <w:rPr>
          <w:lang w:val="en-GB"/>
        </w:rPr>
        <w:t xml:space="preserve">. Next option is </w:t>
      </w:r>
      <w:r w:rsidR="003B29BD" w:rsidRPr="009E3B61">
        <w:rPr>
          <w:rStyle w:val="guielementChar"/>
          <w:lang w:val="en-GB"/>
        </w:rPr>
        <w:t>Uncertainty display</w:t>
      </w:r>
      <w:r w:rsidR="003B29BD" w:rsidRPr="009E3B61">
        <w:rPr>
          <w:lang w:val="en-GB"/>
        </w:rPr>
        <w:t xml:space="preserve">, </w:t>
      </w:r>
      <w:r w:rsidR="003B29BD" w:rsidRPr="009E3B61">
        <w:rPr>
          <w:rStyle w:val="guielementChar"/>
          <w:lang w:val="en-GB"/>
        </w:rPr>
        <w:t>Res. order mode</w:t>
      </w:r>
      <w:r w:rsidR="003B29BD" w:rsidRPr="009E3B61">
        <w:rPr>
          <w:lang w:val="en-GB"/>
        </w:rPr>
        <w:t xml:space="preserve"> to regroup the quantities and </w:t>
      </w:r>
      <w:r w:rsidR="003B29BD" w:rsidRPr="009E3B61">
        <w:rPr>
          <w:rStyle w:val="guielementChar"/>
          <w:lang w:val="en-GB"/>
        </w:rPr>
        <w:t>Phase mode</w:t>
      </w:r>
      <w:r w:rsidR="003B29BD" w:rsidRPr="009E3B61">
        <w:rPr>
          <w:lang w:val="en-GB"/>
        </w:rPr>
        <w:t xml:space="preserve"> to select phase display format. </w:t>
      </w:r>
      <w:r w:rsidR="003B29BD" w:rsidRPr="009E3B61">
        <w:rPr>
          <w:rStyle w:val="guielementChar"/>
          <w:lang w:val="en-GB"/>
        </w:rPr>
        <w:t xml:space="preserve">Max. </w:t>
      </w:r>
      <w:proofErr w:type="gramStart"/>
      <w:r w:rsidR="003B29BD" w:rsidRPr="009E3B61">
        <w:rPr>
          <w:rStyle w:val="guielementChar"/>
          <w:lang w:val="en-GB"/>
        </w:rPr>
        <w:t>shown</w:t>
      </w:r>
      <w:proofErr w:type="gramEnd"/>
      <w:r w:rsidR="003B29BD" w:rsidRPr="009E3B61">
        <w:rPr>
          <w:rStyle w:val="guielementChar"/>
          <w:lang w:val="en-GB"/>
        </w:rPr>
        <w:t xml:space="preserve"> array size</w:t>
      </w:r>
      <w:r w:rsidR="003B29BD" w:rsidRPr="009E3B61">
        <w:rPr>
          <w:lang w:val="en-GB"/>
        </w:rPr>
        <w:t xml:space="preserve"> limits the </w:t>
      </w:r>
      <w:r w:rsidR="00F366EB" w:rsidRPr="009E3B61">
        <w:rPr>
          <w:lang w:val="en-GB"/>
        </w:rPr>
        <w:t xml:space="preserve">size of </w:t>
      </w:r>
      <w:r w:rsidR="003B29BD" w:rsidRPr="009E3B61">
        <w:rPr>
          <w:lang w:val="en-GB"/>
        </w:rPr>
        <w:t xml:space="preserve">vector and matrix quantities to be displayed, because TWM was not </w:t>
      </w:r>
      <w:r w:rsidR="00F366EB" w:rsidRPr="009E3B61">
        <w:rPr>
          <w:lang w:val="en-GB"/>
        </w:rPr>
        <w:t>designed</w:t>
      </w:r>
      <w:r w:rsidR="003B29BD" w:rsidRPr="009E3B61">
        <w:rPr>
          <w:lang w:val="en-GB"/>
        </w:rPr>
        <w:t xml:space="preserve"> for showing large amounts of data as </w:t>
      </w:r>
      <w:r w:rsidR="00F366EB" w:rsidRPr="009E3B61">
        <w:rPr>
          <w:lang w:val="en-GB"/>
        </w:rPr>
        <w:t xml:space="preserve">a </w:t>
      </w:r>
      <w:r w:rsidR="003B29BD" w:rsidRPr="009E3B61">
        <w:rPr>
          <w:lang w:val="en-GB"/>
        </w:rPr>
        <w:t xml:space="preserve">table. If the size is exceeded, TWM will display “only graph” instead. </w:t>
      </w:r>
      <w:r w:rsidR="003B29BD" w:rsidRPr="009E3B61">
        <w:rPr>
          <w:rStyle w:val="guielementChar"/>
          <w:lang w:val="en-GB"/>
        </w:rPr>
        <w:t>Ref. channel</w:t>
      </w:r>
      <w:r w:rsidR="003B29BD" w:rsidRPr="009E3B61">
        <w:rPr>
          <w:lang w:val="en-GB"/>
        </w:rPr>
        <w:t xml:space="preserve"> is used to display phase differences between channels. This is useful e.g. for measuring </w:t>
      </w:r>
      <w:r w:rsidR="003D7A51">
        <w:rPr>
          <w:lang w:val="en-GB"/>
        </w:rPr>
        <w:t xml:space="preserve">inter-channel </w:t>
      </w:r>
      <w:r w:rsidR="00B44BC0" w:rsidRPr="009E3B61">
        <w:rPr>
          <w:lang w:val="en-GB"/>
        </w:rPr>
        <w:t xml:space="preserve">phase shift by PSFE or similar algorithm. </w:t>
      </w:r>
      <w:r w:rsidR="003D7A51">
        <w:rPr>
          <w:lang w:val="en-GB"/>
        </w:rPr>
        <w:t xml:space="preserve">Note the channels must have unique tags, e.g. </w:t>
      </w:r>
      <w:proofErr w:type="gramStart"/>
      <w:r w:rsidR="003D7A51">
        <w:rPr>
          <w:lang w:val="en-GB"/>
        </w:rPr>
        <w:t>either different</w:t>
      </w:r>
      <w:proofErr w:type="gramEnd"/>
      <w:r w:rsidR="003D7A51">
        <w:rPr>
          <w:lang w:val="en-GB"/>
        </w:rPr>
        <w:t xml:space="preserve"> phase indices or u/I transducer type, so TWM can pick the reference channel. Next option is Convert amplitude, which will convert the quantities marked by “is amplitude” in </w:t>
      </w:r>
      <w:r w:rsidR="003D7A51" w:rsidRPr="003D7A51">
        <w:rPr>
          <w:rStyle w:val="codeChar"/>
        </w:rPr>
        <w:t>qwtb_list.info</w:t>
      </w:r>
      <w:r w:rsidR="003D7A51">
        <w:rPr>
          <w:lang w:val="en-GB"/>
        </w:rPr>
        <w:t xml:space="preserve"> to the desired format, e.g. effective value. </w:t>
      </w:r>
    </w:p>
    <w:p w:rsidR="00B44BC0" w:rsidRPr="009E3B61" w:rsidRDefault="00B44BC0" w:rsidP="0013591F">
      <w:pPr>
        <w:rPr>
          <w:lang w:val="en-GB"/>
        </w:rPr>
      </w:pPr>
      <w:r w:rsidRPr="009E3B61">
        <w:rPr>
          <w:lang w:val="en-GB"/>
        </w:rPr>
        <w:t>The result quantities and their uncertainties are shown in the table Results. By selecting the row, TWM will display description from the QWTB toolbox. Also note there are several option</w:t>
      </w:r>
      <w:r w:rsidR="00F366EB" w:rsidRPr="009E3B61">
        <w:rPr>
          <w:lang w:val="en-GB"/>
        </w:rPr>
        <w:t>s</w:t>
      </w:r>
      <w:r w:rsidRPr="009E3B61">
        <w:rPr>
          <w:lang w:val="en-GB"/>
        </w:rPr>
        <w:t xml:space="preserve"> available by right click to the table content</w:t>
      </w:r>
      <w:r w:rsidR="00F366EB" w:rsidRPr="009E3B61">
        <w:rPr>
          <w:lang w:val="en-GB"/>
        </w:rPr>
        <w:t xml:space="preserve"> (see</w:t>
      </w:r>
      <w:r w:rsidR="003D7A51">
        <w:rPr>
          <w:lang w:val="en-GB"/>
        </w:rPr>
        <w:t xml:space="preserve"> </w:t>
      </w:r>
      <w:r w:rsidR="003D7A51">
        <w:rPr>
          <w:lang w:val="en-GB"/>
        </w:rPr>
        <w:fldChar w:fldCharType="begin"/>
      </w:r>
      <w:r w:rsidR="003D7A51">
        <w:rPr>
          <w:lang w:val="en-GB"/>
        </w:rPr>
        <w:instrText xml:space="preserve"> REF _Ref5266489 \h </w:instrText>
      </w:r>
      <w:r w:rsidR="003D7A51">
        <w:rPr>
          <w:lang w:val="en-GB"/>
        </w:rPr>
      </w:r>
      <w:r w:rsidR="003D7A51">
        <w:rPr>
          <w:lang w:val="en-GB"/>
        </w:rPr>
        <w:fldChar w:fldCharType="separate"/>
      </w:r>
      <w:r w:rsidR="00A56CE1" w:rsidRPr="009E3B61">
        <w:t xml:space="preserve">Figure </w:t>
      </w:r>
      <w:r w:rsidR="00A56CE1">
        <w:rPr>
          <w:noProof/>
        </w:rPr>
        <w:t>A</w:t>
      </w:r>
      <w:r w:rsidR="00A56CE1">
        <w:noBreakHyphen/>
      </w:r>
      <w:r w:rsidR="00A56CE1">
        <w:rPr>
          <w:noProof/>
        </w:rPr>
        <w:t>22</w:t>
      </w:r>
      <w:r w:rsidR="003D7A51">
        <w:rPr>
          <w:lang w:val="en-GB"/>
        </w:rPr>
        <w:fldChar w:fldCharType="end"/>
      </w:r>
      <w:r w:rsidR="00F366EB" w:rsidRPr="009E3B61">
        <w:rPr>
          <w:lang w:val="en-GB"/>
        </w:rPr>
        <w:t>)</w:t>
      </w:r>
      <w:r w:rsidRPr="009E3B61">
        <w:rPr>
          <w:lang w:val="en-GB"/>
        </w:rPr>
        <w:t>. First, the data can be exported to MS Excel (it must be installed first). Next, any row can be shown as a graph. This is useful for spectra or viewing the history of given quantity. Note the graphs are generated by GNU Octave/</w:t>
      </w:r>
      <w:proofErr w:type="spellStart"/>
      <w:r w:rsidRPr="009E3B61">
        <w:rPr>
          <w:lang w:val="en-GB"/>
        </w:rPr>
        <w:t>Matlab</w:t>
      </w:r>
      <w:proofErr w:type="spellEnd"/>
      <w:r w:rsidRPr="009E3B61">
        <w:rPr>
          <w:lang w:val="en-GB"/>
        </w:rPr>
        <w:t xml:space="preserve"> so they remain opened until closed manually or via </w:t>
      </w:r>
      <w:proofErr w:type="gramStart"/>
      <w:r w:rsidRPr="009E3B61">
        <w:rPr>
          <w:rStyle w:val="guielementChar"/>
          <w:lang w:val="en-GB"/>
        </w:rPr>
        <w:t>Close</w:t>
      </w:r>
      <w:proofErr w:type="gramEnd"/>
      <w:r w:rsidRPr="009E3B61">
        <w:rPr>
          <w:rStyle w:val="guielementChar"/>
          <w:lang w:val="en-GB"/>
        </w:rPr>
        <w:t xml:space="preserve"> all graphs</w:t>
      </w:r>
      <w:r w:rsidRPr="009E3B61">
        <w:rPr>
          <w:lang w:val="en-GB"/>
        </w:rPr>
        <w:t xml:space="preserve"> option</w:t>
      </w:r>
      <w:r w:rsidR="003D7A51">
        <w:rPr>
          <w:lang w:val="en-GB"/>
        </w:rPr>
        <w:t xml:space="preserve"> but it may take some time especially for GNU Octave for large datasets</w:t>
      </w:r>
      <w:r w:rsidRPr="009E3B61">
        <w:rPr>
          <w:lang w:val="en-GB"/>
        </w:rPr>
        <w:t>.</w:t>
      </w:r>
      <w:r w:rsidR="003D7A51">
        <w:rPr>
          <w:lang w:val="en-GB"/>
        </w:rPr>
        <w:t xml:space="preserve"> Any selection can be copied to a clipboard and paste to Excel style editor. Note the exporting and copying to Excel will always try to convert data to numeric format.</w:t>
      </w:r>
    </w:p>
    <w:p w:rsidR="005F365F" w:rsidRPr="009E3B61" w:rsidRDefault="005F365F" w:rsidP="003B6FD5">
      <w:pPr>
        <w:pStyle w:val="Nadpis4"/>
      </w:pPr>
      <w:bookmarkStart w:id="78" w:name="_Ref528255254"/>
      <w:bookmarkStart w:id="79" w:name="_Toc6233715"/>
      <w:r w:rsidRPr="009E3B61">
        <w:lastRenderedPageBreak/>
        <w:t>Batch processing</w:t>
      </w:r>
      <w:bookmarkEnd w:id="78"/>
      <w:bookmarkEnd w:id="79"/>
    </w:p>
    <w:p w:rsidR="005F365F" w:rsidRPr="009E3B61" w:rsidRDefault="005F365F">
      <w:pPr>
        <w:rPr>
          <w:lang w:val="en-GB"/>
        </w:rPr>
      </w:pPr>
      <w:r w:rsidRPr="009E3B61">
        <w:rPr>
          <w:lang w:val="en-GB"/>
        </w:rPr>
        <w:t xml:space="preserve">TWM can be used as a sampling tool only and the processing can be done later. Also user may need to calculate additional </w:t>
      </w:r>
      <w:r w:rsidR="00A41FCE" w:rsidRPr="009E3B61">
        <w:rPr>
          <w:lang w:val="en-GB"/>
        </w:rPr>
        <w:t xml:space="preserve">parameters from already digitized signals. TWM is equipped by the batch processing tool for this case. The tool shown in </w:t>
      </w:r>
      <w:r w:rsidR="00A41FCE" w:rsidRPr="009E3B61">
        <w:rPr>
          <w:lang w:val="en-GB"/>
        </w:rPr>
        <w:fldChar w:fldCharType="begin"/>
      </w:r>
      <w:r w:rsidR="00A41FCE" w:rsidRPr="009E3B61">
        <w:rPr>
          <w:lang w:val="en-GB"/>
        </w:rPr>
        <w:instrText xml:space="preserve"> REF _Ref528252485 \h </w:instrText>
      </w:r>
      <w:r w:rsidR="00A41FCE" w:rsidRPr="009E3B61">
        <w:rPr>
          <w:lang w:val="en-GB"/>
        </w:rPr>
      </w:r>
      <w:r w:rsidR="00A41FCE" w:rsidRPr="009E3B61">
        <w:rPr>
          <w:lang w:val="en-GB"/>
        </w:rPr>
        <w:fldChar w:fldCharType="separate"/>
      </w:r>
      <w:r w:rsidR="00A56CE1" w:rsidRPr="009E3B61">
        <w:t xml:space="preserve">Figure </w:t>
      </w:r>
      <w:r w:rsidR="00A56CE1">
        <w:rPr>
          <w:noProof/>
        </w:rPr>
        <w:t>A</w:t>
      </w:r>
      <w:r w:rsidR="00A56CE1">
        <w:noBreakHyphen/>
      </w:r>
      <w:r w:rsidR="00A56CE1">
        <w:rPr>
          <w:noProof/>
        </w:rPr>
        <w:t>23</w:t>
      </w:r>
      <w:r w:rsidR="00A41FCE" w:rsidRPr="009E3B61">
        <w:rPr>
          <w:lang w:val="en-GB"/>
        </w:rPr>
        <w:fldChar w:fldCharType="end"/>
      </w:r>
      <w:r w:rsidR="00A41FCE" w:rsidRPr="009E3B61">
        <w:rPr>
          <w:lang w:val="en-GB"/>
        </w:rPr>
        <w:t xml:space="preserve"> can be invoked by pressing </w:t>
      </w:r>
      <w:r w:rsidR="00A41FCE" w:rsidRPr="009E3B61">
        <w:rPr>
          <w:rStyle w:val="guielementChar"/>
          <w:lang w:val="en-GB"/>
        </w:rPr>
        <w:t>START QWTB CALC</w:t>
      </w:r>
      <w:r w:rsidR="00A41FCE" w:rsidRPr="009E3B61">
        <w:rPr>
          <w:lang w:val="en-GB"/>
        </w:rPr>
        <w:t xml:space="preserve">. User must select the </w:t>
      </w:r>
      <w:r w:rsidR="001E4B8F" w:rsidRPr="009E3B61">
        <w:rPr>
          <w:rStyle w:val="guielementChar"/>
          <w:lang w:val="en-GB"/>
        </w:rPr>
        <w:t>M</w:t>
      </w:r>
      <w:r w:rsidR="00A41FCE" w:rsidRPr="009E3B61">
        <w:rPr>
          <w:rStyle w:val="guielementChar"/>
          <w:lang w:val="en-GB"/>
        </w:rPr>
        <w:t>easurement session</w:t>
      </w:r>
      <w:r w:rsidR="00A41FCE" w:rsidRPr="009E3B61">
        <w:rPr>
          <w:lang w:val="en-GB"/>
        </w:rPr>
        <w:t>. Next</w:t>
      </w:r>
      <w:r w:rsidR="001E4B8F" w:rsidRPr="009E3B61">
        <w:rPr>
          <w:lang w:val="en-GB"/>
        </w:rPr>
        <w:t>,</w:t>
      </w:r>
      <w:r w:rsidR="00A41FCE" w:rsidRPr="009E3B61">
        <w:rPr>
          <w:lang w:val="en-GB"/>
        </w:rPr>
        <w:t xml:space="preserve"> the tool will show available </w:t>
      </w:r>
      <w:r w:rsidR="00A41FCE" w:rsidRPr="009E3B61">
        <w:rPr>
          <w:rStyle w:val="guielementChar"/>
          <w:lang w:val="en-GB"/>
        </w:rPr>
        <w:t>measurement groups</w:t>
      </w:r>
      <w:r w:rsidR="00A41FCE" w:rsidRPr="009E3B61">
        <w:rPr>
          <w:lang w:val="en-GB"/>
        </w:rPr>
        <w:t xml:space="preserve"> and </w:t>
      </w:r>
      <w:r w:rsidR="00A41FCE" w:rsidRPr="009E3B61">
        <w:rPr>
          <w:rStyle w:val="guielementChar"/>
          <w:lang w:val="en-GB"/>
        </w:rPr>
        <w:t>records</w:t>
      </w:r>
      <w:r w:rsidR="00A41FCE" w:rsidRPr="009E3B61">
        <w:rPr>
          <w:lang w:val="en-GB"/>
        </w:rPr>
        <w:t xml:space="preserve">, which must be selected first. Next, the algorithm must be selected by pressing the </w:t>
      </w:r>
      <w:r w:rsidR="00A41FCE" w:rsidRPr="009E3B61">
        <w:rPr>
          <w:rStyle w:val="guielementChar"/>
          <w:lang w:val="en-GB"/>
        </w:rPr>
        <w:t>PROCESSING SETUP</w:t>
      </w:r>
      <w:r w:rsidR="00A41FCE" w:rsidRPr="009E3B61">
        <w:rPr>
          <w:lang w:val="en-GB"/>
        </w:rPr>
        <w:t xml:space="preserve"> button. After the selection, the processing can be started by pressing </w:t>
      </w:r>
      <w:r w:rsidR="00A41FCE" w:rsidRPr="009E3B61">
        <w:rPr>
          <w:rStyle w:val="guielementChar"/>
          <w:lang w:val="en-GB"/>
        </w:rPr>
        <w:t>START</w:t>
      </w:r>
      <w:r w:rsidR="00A41FCE" w:rsidRPr="009E3B61">
        <w:rPr>
          <w:lang w:val="en-GB"/>
        </w:rPr>
        <w:t xml:space="preserve"> and eventually terminated by pressing </w:t>
      </w:r>
      <w:r w:rsidR="00A41FCE" w:rsidRPr="009E3B61">
        <w:rPr>
          <w:rStyle w:val="guielementChar"/>
          <w:lang w:val="en-GB"/>
        </w:rPr>
        <w:t>STOP</w:t>
      </w:r>
      <w:r w:rsidR="00A41FCE" w:rsidRPr="009E3B61">
        <w:rPr>
          <w:lang w:val="en-GB"/>
        </w:rPr>
        <w:t xml:space="preserve">. The new measurement results will be shown in the results viewer in the main panel. Note calculating repeatedly the same algorithm will always override past results for the same algorithm. However, the results from the other algorithms will be untouched and available for displaying. </w:t>
      </w:r>
    </w:p>
    <w:p w:rsidR="00A41FCE" w:rsidRPr="009E3B61" w:rsidRDefault="00A41FCE" w:rsidP="00F366EB">
      <w:pPr>
        <w:keepNext/>
        <w:jc w:val="center"/>
        <w:rPr>
          <w:lang w:val="en-GB"/>
        </w:rPr>
      </w:pPr>
      <w:r w:rsidRPr="009E3B61">
        <w:rPr>
          <w:noProof/>
          <w:lang w:val="cs-CZ" w:eastAsia="cs-CZ"/>
        </w:rPr>
        <w:drawing>
          <wp:inline distT="0" distB="0" distL="0" distR="0" wp14:anchorId="61FCCA1F" wp14:editId="39E2E812">
            <wp:extent cx="5209200" cy="3538800"/>
            <wp:effectExtent l="0" t="0" r="0" b="508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9200" cy="3538800"/>
                    </a:xfrm>
                    <a:prstGeom prst="rect">
                      <a:avLst/>
                    </a:prstGeom>
                  </pic:spPr>
                </pic:pic>
              </a:graphicData>
            </a:graphic>
          </wp:inline>
        </w:drawing>
      </w:r>
    </w:p>
    <w:p w:rsidR="00C653FA" w:rsidRPr="009E3B61" w:rsidRDefault="00A41FCE" w:rsidP="00F366EB">
      <w:pPr>
        <w:pStyle w:val="Titulek"/>
      </w:pPr>
      <w:bookmarkStart w:id="80" w:name="_Ref528252485"/>
      <w:bookmarkStart w:id="81" w:name="_Toc6233765"/>
      <w:r w:rsidRPr="009E3B61">
        <w:t xml:space="preserve">Figure </w:t>
      </w:r>
      <w:r w:rsidR="00A56CE1">
        <w:fldChar w:fldCharType="begin"/>
      </w:r>
      <w:r w:rsidR="00A56CE1">
        <w:instrText xml:space="preserve"> STYLEREF 1 \s </w:instrText>
      </w:r>
      <w:r w:rsidR="00A56CE1">
        <w:fldChar w:fldCharType="separate"/>
      </w:r>
      <w:r w:rsidR="00A56CE1">
        <w:rPr>
          <w:noProof/>
        </w:rPr>
        <w:t>A</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23</w:t>
      </w:r>
      <w:r w:rsidR="00A56CE1">
        <w:fldChar w:fldCharType="end"/>
      </w:r>
      <w:bookmarkEnd w:id="80"/>
      <w:r w:rsidRPr="009E3B61">
        <w:t>: TWM QWTB batch processing panel.</w:t>
      </w:r>
      <w:bookmarkEnd w:id="81"/>
    </w:p>
    <w:p w:rsidR="00416E49" w:rsidRPr="009E3B61" w:rsidRDefault="00416E49" w:rsidP="003B6FD5">
      <w:pPr>
        <w:pStyle w:val="Nadpis3"/>
      </w:pPr>
      <w:bookmarkStart w:id="82" w:name="_Toc508623348"/>
      <w:bookmarkStart w:id="83" w:name="_Toc6233716"/>
      <w:r w:rsidRPr="009E3B61">
        <w:t>Resources</w:t>
      </w:r>
      <w:bookmarkEnd w:id="83"/>
    </w:p>
    <w:p w:rsidR="00F366EB" w:rsidRPr="009E3B61" w:rsidRDefault="00F366EB" w:rsidP="00BB4AB8">
      <w:pPr>
        <w:pStyle w:val="Normlnodsazen"/>
        <w:numPr>
          <w:ilvl w:val="0"/>
          <w:numId w:val="23"/>
        </w:numPr>
        <w:tabs>
          <w:tab w:val="left" w:pos="851"/>
        </w:tabs>
        <w:ind w:left="851" w:hanging="567"/>
        <w:rPr>
          <w:lang w:val="en-GB"/>
        </w:rPr>
      </w:pPr>
      <w:bookmarkStart w:id="84" w:name="_Ref528254692"/>
      <w:bookmarkStart w:id="85" w:name="_Ref528064975"/>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et al. </w:t>
      </w:r>
      <w:r w:rsidRPr="009E3B61">
        <w:rPr>
          <w:i/>
          <w:lang w:val="en-GB"/>
        </w:rPr>
        <w:t>TWM tool</w:t>
      </w:r>
      <w:r w:rsidRPr="009E3B61">
        <w:rPr>
          <w:lang w:val="en-GB"/>
        </w:rPr>
        <w:t>, url:</w:t>
      </w:r>
      <w:r w:rsidRPr="009E3B61">
        <w:rPr>
          <w:lang w:val="en-GB"/>
        </w:rPr>
        <w:tab/>
      </w:r>
      <w:r w:rsidRPr="009E3B61">
        <w:rPr>
          <w:lang w:val="en-GB"/>
        </w:rPr>
        <w:br/>
      </w:r>
      <w:hyperlink r:id="rId35" w:history="1">
        <w:r w:rsidRPr="009E3B61">
          <w:rPr>
            <w:rStyle w:val="Hypertextovodkaz"/>
            <w:lang w:val="en-GB"/>
          </w:rPr>
          <w:t>https://github.com/smaslan/TWM</w:t>
        </w:r>
      </w:hyperlink>
      <w:bookmarkEnd w:id="84"/>
    </w:p>
    <w:p w:rsidR="007E46E8" w:rsidRPr="009E3B61" w:rsidRDefault="007E46E8" w:rsidP="00F429A6">
      <w:pPr>
        <w:pStyle w:val="Normlnodsazen"/>
        <w:numPr>
          <w:ilvl w:val="0"/>
          <w:numId w:val="23"/>
        </w:numPr>
        <w:tabs>
          <w:tab w:val="left" w:pos="851"/>
        </w:tabs>
        <w:ind w:left="851" w:hanging="567"/>
        <w:rPr>
          <w:lang w:val="en-GB"/>
        </w:rPr>
      </w:pPr>
      <w:bookmarkStart w:id="86" w:name="_Ref528748453"/>
      <w:r w:rsidRPr="009E3B61">
        <w:rPr>
          <w:lang w:val="en-GB"/>
        </w:rPr>
        <w:t xml:space="preserve">John W. Eaton, </w:t>
      </w:r>
      <w:r w:rsidRPr="009E3B61">
        <w:rPr>
          <w:i/>
          <w:lang w:val="en-GB"/>
        </w:rPr>
        <w:t>GNU Octave - Scientific Programming Language</w:t>
      </w:r>
      <w:r w:rsidRPr="009E3B61">
        <w:rPr>
          <w:lang w:val="en-GB"/>
        </w:rPr>
        <w:t>, url:</w:t>
      </w:r>
      <w:r w:rsidRPr="009E3B61">
        <w:rPr>
          <w:lang w:val="en-GB"/>
        </w:rPr>
        <w:tab/>
      </w:r>
      <w:r w:rsidRPr="009E3B61">
        <w:rPr>
          <w:lang w:val="en-GB"/>
        </w:rPr>
        <w:br/>
      </w:r>
      <w:hyperlink r:id="rId36" w:history="1">
        <w:r w:rsidRPr="009E3B61">
          <w:rPr>
            <w:rStyle w:val="Hypertextovodkaz"/>
            <w:lang w:val="en-GB"/>
          </w:rPr>
          <w:t>https://www.gnu.org/software/octave/</w:t>
        </w:r>
      </w:hyperlink>
      <w:bookmarkEnd w:id="85"/>
      <w:bookmarkEnd w:id="86"/>
    </w:p>
    <w:p w:rsidR="0025727B" w:rsidRPr="009E3B61" w:rsidRDefault="0025727B" w:rsidP="00F429A6">
      <w:pPr>
        <w:pStyle w:val="Normlnodsazen"/>
        <w:numPr>
          <w:ilvl w:val="0"/>
          <w:numId w:val="23"/>
        </w:numPr>
        <w:tabs>
          <w:tab w:val="left" w:pos="851"/>
        </w:tabs>
        <w:ind w:left="851" w:hanging="567"/>
        <w:rPr>
          <w:lang w:val="en-GB"/>
        </w:rPr>
      </w:pPr>
      <w:bookmarkStart w:id="87" w:name="_Ref528748497"/>
      <w:proofErr w:type="spellStart"/>
      <w:r w:rsidRPr="009E3B61">
        <w:rPr>
          <w:lang w:val="en-GB"/>
        </w:rPr>
        <w:t>MathWorks</w:t>
      </w:r>
      <w:proofErr w:type="spellEnd"/>
      <w:r w:rsidRPr="009E3B61">
        <w:rPr>
          <w:lang w:val="en-GB"/>
        </w:rPr>
        <w:t xml:space="preserve">, </w:t>
      </w:r>
      <w:proofErr w:type="spellStart"/>
      <w:r w:rsidRPr="009E3B61">
        <w:rPr>
          <w:i/>
          <w:lang w:val="en-GB"/>
        </w:rPr>
        <w:t>Matlab</w:t>
      </w:r>
      <w:proofErr w:type="spellEnd"/>
      <w:r w:rsidRPr="009E3B61">
        <w:rPr>
          <w:lang w:val="en-GB"/>
        </w:rPr>
        <w:t xml:space="preserve">, url: </w:t>
      </w:r>
      <w:hyperlink r:id="rId37" w:history="1">
        <w:r w:rsidRPr="009E3B61">
          <w:rPr>
            <w:rStyle w:val="Hypertextovodkaz"/>
            <w:lang w:val="en-GB"/>
          </w:rPr>
          <w:t>https://www.mathworks.com/products/matlab.html</w:t>
        </w:r>
      </w:hyperlink>
      <w:bookmarkEnd w:id="87"/>
    </w:p>
    <w:p w:rsidR="00526F99" w:rsidRPr="009E3B61" w:rsidRDefault="00526F99" w:rsidP="00F429A6">
      <w:pPr>
        <w:pStyle w:val="Normlnodsazen"/>
        <w:numPr>
          <w:ilvl w:val="0"/>
          <w:numId w:val="23"/>
        </w:numPr>
        <w:tabs>
          <w:tab w:val="left" w:pos="851"/>
        </w:tabs>
        <w:ind w:left="851" w:hanging="567"/>
        <w:rPr>
          <w:lang w:val="en-GB"/>
        </w:rPr>
      </w:pPr>
      <w:bookmarkStart w:id="88" w:name="_Ref528069203"/>
      <w:r w:rsidRPr="009E3B61">
        <w:rPr>
          <w:lang w:val="en-GB"/>
        </w:rPr>
        <w:t xml:space="preserve">National Instruments, </w:t>
      </w:r>
      <w:proofErr w:type="spellStart"/>
      <w:r w:rsidRPr="009E3B61">
        <w:rPr>
          <w:i/>
          <w:lang w:val="en-GB"/>
        </w:rPr>
        <w:t>LabVIEW</w:t>
      </w:r>
      <w:proofErr w:type="spellEnd"/>
      <w:r w:rsidRPr="009E3B61">
        <w:rPr>
          <w:i/>
          <w:lang w:val="en-GB"/>
        </w:rPr>
        <w:t xml:space="preserve"> Run-Time Engine 2013 (32-bit)</w:t>
      </w:r>
      <w:r w:rsidRPr="009E3B61">
        <w:rPr>
          <w:lang w:val="en-GB"/>
        </w:rPr>
        <w:t>, url:</w:t>
      </w:r>
      <w:r w:rsidRPr="009E3B61">
        <w:rPr>
          <w:lang w:val="en-GB"/>
        </w:rPr>
        <w:tab/>
      </w:r>
      <w:r w:rsidRPr="009E3B61">
        <w:rPr>
          <w:lang w:val="en-GB"/>
        </w:rPr>
        <w:br/>
      </w:r>
      <w:hyperlink r:id="rId38" w:history="1">
        <w:r w:rsidRPr="009E3B61">
          <w:rPr>
            <w:rStyle w:val="Hypertextovodkaz"/>
            <w:lang w:val="en-GB"/>
          </w:rPr>
          <w:t>http://www.ni.com/download/labview-run-time-engine-2013/4059/en/</w:t>
        </w:r>
      </w:hyperlink>
      <w:bookmarkEnd w:id="88"/>
    </w:p>
    <w:p w:rsidR="00BE17CA" w:rsidRPr="009E3B61" w:rsidRDefault="00BE17CA" w:rsidP="00F429A6">
      <w:pPr>
        <w:pStyle w:val="Normlnodsazen"/>
        <w:numPr>
          <w:ilvl w:val="0"/>
          <w:numId w:val="23"/>
        </w:numPr>
        <w:tabs>
          <w:tab w:val="left" w:pos="851"/>
        </w:tabs>
        <w:ind w:left="851" w:hanging="567"/>
        <w:rPr>
          <w:lang w:val="en-GB"/>
        </w:rPr>
      </w:pPr>
      <w:bookmarkStart w:id="89" w:name="_Ref528069546"/>
      <w:r w:rsidRPr="009E3B61">
        <w:rPr>
          <w:lang w:val="en-GB"/>
        </w:rPr>
        <w:t xml:space="preserve">National Instruments, </w:t>
      </w:r>
      <w:proofErr w:type="spellStart"/>
      <w:r w:rsidRPr="009E3B61">
        <w:rPr>
          <w:i/>
          <w:lang w:val="en-GB"/>
        </w:rPr>
        <w:t>LabVIEW</w:t>
      </w:r>
      <w:proofErr w:type="spellEnd"/>
      <w:r w:rsidRPr="009E3B61">
        <w:rPr>
          <w:i/>
          <w:lang w:val="en-GB"/>
        </w:rPr>
        <w:t xml:space="preserve"> and VISA drivers compatibility</w:t>
      </w:r>
      <w:r w:rsidRPr="009E3B61">
        <w:rPr>
          <w:lang w:val="en-GB"/>
        </w:rPr>
        <w:t>, url:</w:t>
      </w:r>
      <w:r w:rsidRPr="009E3B61">
        <w:rPr>
          <w:lang w:val="en-GB"/>
        </w:rPr>
        <w:tab/>
      </w:r>
      <w:r w:rsidRPr="009E3B61">
        <w:rPr>
          <w:lang w:val="en-GB"/>
        </w:rPr>
        <w:br/>
      </w:r>
      <w:hyperlink r:id="rId39" w:history="1">
        <w:r w:rsidRPr="009E3B61">
          <w:rPr>
            <w:rStyle w:val="Hypertextovodkaz"/>
            <w:lang w:val="en-GB"/>
          </w:rPr>
          <w:t>http://www.ni.com/product-documentation/53413/en/</w:t>
        </w:r>
      </w:hyperlink>
      <w:bookmarkEnd w:id="89"/>
    </w:p>
    <w:p w:rsidR="00BE17CA" w:rsidRPr="009E3B61" w:rsidRDefault="00BE17CA" w:rsidP="00F429A6">
      <w:pPr>
        <w:pStyle w:val="Normlnodsazen"/>
        <w:numPr>
          <w:ilvl w:val="0"/>
          <w:numId w:val="23"/>
        </w:numPr>
        <w:tabs>
          <w:tab w:val="left" w:pos="851"/>
        </w:tabs>
        <w:ind w:left="851" w:hanging="567"/>
        <w:rPr>
          <w:lang w:val="en-GB"/>
        </w:rPr>
      </w:pPr>
      <w:bookmarkStart w:id="90" w:name="_Ref528070232"/>
      <w:r w:rsidRPr="009E3B61">
        <w:rPr>
          <w:lang w:val="en-GB"/>
        </w:rPr>
        <w:t xml:space="preserve">National Instruments. </w:t>
      </w:r>
      <w:proofErr w:type="spellStart"/>
      <w:r w:rsidRPr="009E3B61">
        <w:rPr>
          <w:i/>
          <w:lang w:val="en-GB"/>
        </w:rPr>
        <w:t>LabVIEW</w:t>
      </w:r>
      <w:proofErr w:type="spellEnd"/>
      <w:r w:rsidRPr="009E3B61">
        <w:rPr>
          <w:i/>
          <w:lang w:val="en-GB"/>
        </w:rPr>
        <w:t xml:space="preserve"> and </w:t>
      </w:r>
      <w:proofErr w:type="spellStart"/>
      <w:r w:rsidRPr="009E3B61">
        <w:rPr>
          <w:i/>
          <w:lang w:val="en-GB"/>
        </w:rPr>
        <w:t>niScope</w:t>
      </w:r>
      <w:proofErr w:type="spellEnd"/>
      <w:r w:rsidRPr="009E3B61">
        <w:rPr>
          <w:i/>
          <w:lang w:val="en-GB"/>
        </w:rPr>
        <w:t xml:space="preserve"> drivers compatibility</w:t>
      </w:r>
      <w:r w:rsidRPr="009E3B61">
        <w:rPr>
          <w:lang w:val="en-GB"/>
        </w:rPr>
        <w:t>, url:</w:t>
      </w:r>
      <w:r w:rsidRPr="009E3B61">
        <w:rPr>
          <w:lang w:val="en-GB"/>
        </w:rPr>
        <w:tab/>
      </w:r>
      <w:r w:rsidRPr="009E3B61">
        <w:rPr>
          <w:lang w:val="en-GB"/>
        </w:rPr>
        <w:br/>
      </w:r>
      <w:hyperlink r:id="rId40" w:history="1">
        <w:r w:rsidRPr="009E3B61">
          <w:rPr>
            <w:rStyle w:val="Hypertextovodkaz"/>
            <w:lang w:val="en-GB"/>
          </w:rPr>
          <w:t>http://www.ni.com/product-documentation/53540/en/</w:t>
        </w:r>
      </w:hyperlink>
      <w:bookmarkEnd w:id="90"/>
    </w:p>
    <w:p w:rsidR="007E46E8" w:rsidRPr="009E3B61" w:rsidRDefault="00AF04C8" w:rsidP="00F429A6">
      <w:pPr>
        <w:pStyle w:val="Normlnodsazen"/>
        <w:numPr>
          <w:ilvl w:val="0"/>
          <w:numId w:val="23"/>
        </w:numPr>
        <w:tabs>
          <w:tab w:val="left" w:pos="851"/>
        </w:tabs>
        <w:ind w:left="851" w:hanging="567"/>
        <w:rPr>
          <w:lang w:val="en-GB"/>
        </w:rPr>
      </w:pPr>
      <w:bookmarkStart w:id="91" w:name="_Ref528068064"/>
      <w:r w:rsidRPr="009E3B61">
        <w:rPr>
          <w:i/>
          <w:lang w:val="en-GB"/>
        </w:rPr>
        <w:lastRenderedPageBreak/>
        <w:t>GOLPI library – G</w:t>
      </w:r>
      <w:r w:rsidR="002E05C9" w:rsidRPr="009E3B61">
        <w:rPr>
          <w:i/>
          <w:lang w:val="en-GB"/>
        </w:rPr>
        <w:t>NU</w:t>
      </w:r>
      <w:r w:rsidRPr="009E3B61">
        <w:rPr>
          <w:i/>
          <w:lang w:val="en-GB"/>
        </w:rPr>
        <w:t xml:space="preserve"> Octave to </w:t>
      </w:r>
      <w:proofErr w:type="spellStart"/>
      <w:r w:rsidRPr="009E3B61">
        <w:rPr>
          <w:i/>
          <w:lang w:val="en-GB"/>
        </w:rPr>
        <w:t>LabVIEW</w:t>
      </w:r>
      <w:proofErr w:type="spellEnd"/>
      <w:r w:rsidRPr="009E3B61">
        <w:rPr>
          <w:i/>
          <w:lang w:val="en-GB"/>
        </w:rPr>
        <w:t xml:space="preserve"> Pipe Interface</w:t>
      </w:r>
      <w:r w:rsidRPr="009E3B61">
        <w:rPr>
          <w:lang w:val="en-GB"/>
        </w:rPr>
        <w:t>, url:</w:t>
      </w:r>
      <w:r w:rsidRPr="009E3B61">
        <w:rPr>
          <w:lang w:val="en-GB"/>
        </w:rPr>
        <w:tab/>
      </w:r>
      <w:r w:rsidRPr="009E3B61">
        <w:rPr>
          <w:lang w:val="en-GB"/>
        </w:rPr>
        <w:br/>
      </w:r>
      <w:hyperlink r:id="rId41" w:history="1">
        <w:r w:rsidRPr="009E3B61">
          <w:rPr>
            <w:rStyle w:val="Hypertextovodkaz"/>
            <w:lang w:val="en-GB"/>
          </w:rPr>
          <w:t>https://github.com/KaeroDot/GOLPI</w:t>
        </w:r>
      </w:hyperlink>
      <w:bookmarkEnd w:id="91"/>
    </w:p>
    <w:p w:rsidR="00621614" w:rsidRPr="009E3B61" w:rsidRDefault="001E4B8F" w:rsidP="00F429A6">
      <w:pPr>
        <w:pStyle w:val="Normlnodsazen"/>
        <w:numPr>
          <w:ilvl w:val="0"/>
          <w:numId w:val="23"/>
        </w:numPr>
        <w:tabs>
          <w:tab w:val="left" w:pos="851"/>
        </w:tabs>
        <w:ind w:left="851" w:hanging="567"/>
        <w:rPr>
          <w:lang w:val="en-GB"/>
        </w:rPr>
      </w:pPr>
      <w:bookmarkStart w:id="92" w:name="_Ref528152805"/>
      <w:r w:rsidRPr="009E3B61">
        <w:rPr>
          <w:i/>
          <w:lang w:val="en-GB"/>
        </w:rPr>
        <w:t xml:space="preserve">A244 </w:t>
      </w:r>
      <w:r w:rsidR="00621614" w:rsidRPr="009E3B61">
        <w:rPr>
          <w:i/>
          <w:lang w:val="en-GB"/>
        </w:rPr>
        <w:t>TWM algorithms description</w:t>
      </w:r>
      <w:r w:rsidRPr="009E3B61">
        <w:rPr>
          <w:lang w:val="en-GB"/>
        </w:rPr>
        <w:t>, Available at “./TWM/doc” or url:</w:t>
      </w:r>
      <w:r w:rsidRPr="009E3B61">
        <w:rPr>
          <w:lang w:val="en-GB"/>
        </w:rPr>
        <w:tab/>
      </w:r>
      <w:bookmarkEnd w:id="92"/>
      <w:r w:rsidRPr="009E3B61">
        <w:rPr>
          <w:lang w:val="en-GB"/>
        </w:rPr>
        <w:br/>
      </w:r>
      <w:hyperlink r:id="rId42" w:history="1">
        <w:r w:rsidRPr="009E3B61">
          <w:rPr>
            <w:rStyle w:val="Hypertextovodkaz"/>
            <w:lang w:val="en-GB"/>
          </w:rPr>
          <w:t>https://github.com/smaslan/TWM/blob/master/doc/A244%20Algorithms%20description.pdf</w:t>
        </w:r>
      </w:hyperlink>
    </w:p>
    <w:p w:rsidR="00621614" w:rsidRPr="009E3B61" w:rsidRDefault="00621614" w:rsidP="00F429A6">
      <w:pPr>
        <w:pStyle w:val="Normlnodsazen"/>
        <w:numPr>
          <w:ilvl w:val="0"/>
          <w:numId w:val="23"/>
        </w:numPr>
        <w:tabs>
          <w:tab w:val="left" w:pos="851"/>
        </w:tabs>
        <w:ind w:left="851" w:hanging="567"/>
        <w:rPr>
          <w:lang w:val="en-GB"/>
        </w:rPr>
      </w:pPr>
      <w:bookmarkStart w:id="93" w:name="_Ref528152925"/>
      <w:bookmarkStart w:id="94" w:name="_Ref6233250"/>
      <w:r w:rsidRPr="009E3B61">
        <w:rPr>
          <w:i/>
          <w:lang w:val="en-GB"/>
        </w:rPr>
        <w:t>QWTB</w:t>
      </w:r>
      <w:r w:rsidR="001E4B8F" w:rsidRPr="009E3B61">
        <w:rPr>
          <w:i/>
          <w:lang w:val="en-GB"/>
        </w:rPr>
        <w:t xml:space="preserve"> – Q-Wave toolbox</w:t>
      </w:r>
      <w:r w:rsidR="001E4B8F" w:rsidRPr="009E3B61">
        <w:rPr>
          <w:lang w:val="en-GB"/>
        </w:rPr>
        <w:t>,</w:t>
      </w:r>
      <w:r w:rsidRPr="009E3B61">
        <w:rPr>
          <w:lang w:val="en-GB"/>
        </w:rPr>
        <w:t xml:space="preserve"> </w:t>
      </w:r>
      <w:r w:rsidR="001E4B8F" w:rsidRPr="009E3B61">
        <w:rPr>
          <w:lang w:val="en-GB"/>
        </w:rPr>
        <w:t>url:</w:t>
      </w:r>
      <w:bookmarkEnd w:id="93"/>
      <w:r w:rsidR="001E4B8F" w:rsidRPr="009E3B61">
        <w:rPr>
          <w:lang w:val="en-GB"/>
        </w:rPr>
        <w:tab/>
      </w:r>
      <w:r w:rsidR="001E4B8F" w:rsidRPr="009E3B61">
        <w:rPr>
          <w:lang w:val="en-GB"/>
        </w:rPr>
        <w:br/>
      </w:r>
      <w:hyperlink r:id="rId43" w:history="1">
        <w:r w:rsidR="001E4B8F" w:rsidRPr="009E3B61">
          <w:rPr>
            <w:rStyle w:val="Hypertextovodkaz"/>
            <w:lang w:val="en-GB"/>
          </w:rPr>
          <w:t>https://qwtb.github.io/qwtb/</w:t>
        </w:r>
      </w:hyperlink>
      <w:bookmarkEnd w:id="94"/>
    </w:p>
    <w:p w:rsidR="00EE7549" w:rsidRPr="009E3B61" w:rsidRDefault="001E4B8F" w:rsidP="00F429A6">
      <w:pPr>
        <w:pStyle w:val="Normlnodsazen"/>
        <w:numPr>
          <w:ilvl w:val="0"/>
          <w:numId w:val="23"/>
        </w:numPr>
        <w:tabs>
          <w:tab w:val="left" w:pos="851"/>
        </w:tabs>
        <w:ind w:left="851" w:hanging="567"/>
        <w:rPr>
          <w:lang w:val="en-GB"/>
        </w:rPr>
      </w:pPr>
      <w:bookmarkStart w:id="95" w:name="_Ref528154768"/>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Martin </w:t>
      </w:r>
      <w:proofErr w:type="spellStart"/>
      <w:r w:rsidRPr="009E3B61">
        <w:rPr>
          <w:lang w:val="en-GB"/>
        </w:rPr>
        <w:t>Šíra</w:t>
      </w:r>
      <w:proofErr w:type="spellEnd"/>
      <w:r w:rsidRPr="009E3B61">
        <w:rPr>
          <w:lang w:val="en-GB"/>
        </w:rPr>
        <w:t xml:space="preserve">, Markus </w:t>
      </w:r>
      <w:proofErr w:type="spellStart"/>
      <w:r w:rsidRPr="009E3B61">
        <w:rPr>
          <w:lang w:val="en-GB"/>
        </w:rPr>
        <w:t>Buehren</w:t>
      </w:r>
      <w:proofErr w:type="spellEnd"/>
      <w:r w:rsidRPr="009E3B61">
        <w:rPr>
          <w:lang w:val="en-GB"/>
        </w:rPr>
        <w:t xml:space="preserve">, </w:t>
      </w:r>
      <w:r w:rsidRPr="009E3B61">
        <w:rPr>
          <w:i/>
          <w:lang w:val="en-GB"/>
        </w:rPr>
        <w:t>Octave-</w:t>
      </w:r>
      <w:r w:rsidR="00EE7549" w:rsidRPr="009E3B61">
        <w:rPr>
          <w:i/>
          <w:lang w:val="en-GB"/>
        </w:rPr>
        <w:t>Multicore</w:t>
      </w:r>
      <w:bookmarkEnd w:id="95"/>
      <w:r w:rsidRPr="009E3B61">
        <w:rPr>
          <w:i/>
          <w:lang w:val="en-GB"/>
        </w:rPr>
        <w:t xml:space="preserve"> package</w:t>
      </w:r>
      <w:r w:rsidRPr="009E3B61">
        <w:rPr>
          <w:lang w:val="en-GB"/>
        </w:rPr>
        <w:t>, url:</w:t>
      </w:r>
      <w:r w:rsidRPr="009E3B61">
        <w:rPr>
          <w:lang w:val="en-GB"/>
        </w:rPr>
        <w:br/>
      </w:r>
      <w:hyperlink r:id="rId44" w:history="1">
        <w:r w:rsidRPr="009E3B61">
          <w:rPr>
            <w:rStyle w:val="Hypertextovodkaz"/>
            <w:lang w:val="en-GB"/>
          </w:rPr>
          <w:t>https://gitlab.com/KaeroDot/octave-multicore</w:t>
        </w:r>
      </w:hyperlink>
    </w:p>
    <w:p w:rsidR="00EE7549" w:rsidRPr="009E3B61" w:rsidRDefault="001E4B8F" w:rsidP="00BB4AB8">
      <w:pPr>
        <w:pStyle w:val="Normlnodsazen"/>
        <w:numPr>
          <w:ilvl w:val="0"/>
          <w:numId w:val="23"/>
        </w:numPr>
        <w:tabs>
          <w:tab w:val="left" w:pos="851"/>
        </w:tabs>
        <w:ind w:left="851" w:hanging="567"/>
        <w:rPr>
          <w:lang w:val="en-GB"/>
        </w:rPr>
      </w:pPr>
      <w:bookmarkStart w:id="96" w:name="_Ref528154782"/>
      <w:proofErr w:type="spellStart"/>
      <w:r w:rsidRPr="009E3B61">
        <w:rPr>
          <w:lang w:val="en-GB"/>
        </w:rPr>
        <w:t>Hayato</w:t>
      </w:r>
      <w:proofErr w:type="spellEnd"/>
      <w:r w:rsidRPr="009E3B61">
        <w:rPr>
          <w:lang w:val="en-GB"/>
        </w:rPr>
        <w:t xml:space="preserve"> Fujiwara, </w:t>
      </w:r>
      <w:proofErr w:type="spellStart"/>
      <w:r w:rsidRPr="009E3B61">
        <w:rPr>
          <w:lang w:val="en-GB"/>
        </w:rPr>
        <w:t>Jaroslav</w:t>
      </w:r>
      <w:proofErr w:type="spellEnd"/>
      <w:r w:rsidRPr="009E3B61">
        <w:rPr>
          <w:lang w:val="en-GB"/>
        </w:rPr>
        <w:t xml:space="preserve"> </w:t>
      </w:r>
      <w:proofErr w:type="spellStart"/>
      <w:r w:rsidRPr="009E3B61">
        <w:rPr>
          <w:lang w:val="en-GB"/>
        </w:rPr>
        <w:t>Hajek</w:t>
      </w:r>
      <w:proofErr w:type="spellEnd"/>
      <w:r w:rsidRPr="009E3B61">
        <w:rPr>
          <w:lang w:val="en-GB"/>
        </w:rPr>
        <w:t xml:space="preserve">, Olaf Till, </w:t>
      </w:r>
      <w:r w:rsidRPr="009E3B61">
        <w:rPr>
          <w:i/>
          <w:lang w:val="en-GB"/>
        </w:rPr>
        <w:t xml:space="preserve">GNU Octave package </w:t>
      </w:r>
      <w:bookmarkEnd w:id="96"/>
      <w:r w:rsidRPr="009E3B61">
        <w:rPr>
          <w:i/>
          <w:lang w:val="en-GB"/>
        </w:rPr>
        <w:t>parallel</w:t>
      </w:r>
      <w:r w:rsidRPr="009E3B61">
        <w:rPr>
          <w:lang w:val="en-GB"/>
        </w:rPr>
        <w:t>, url:</w:t>
      </w:r>
      <w:r w:rsidRPr="009E3B61">
        <w:rPr>
          <w:lang w:val="en-GB"/>
        </w:rPr>
        <w:tab/>
      </w:r>
      <w:r w:rsidRPr="009E3B61">
        <w:rPr>
          <w:lang w:val="en-GB"/>
        </w:rPr>
        <w:br/>
      </w:r>
      <w:hyperlink r:id="rId45" w:history="1">
        <w:r w:rsidRPr="009E3B61">
          <w:rPr>
            <w:rStyle w:val="Hypertextovodkaz"/>
            <w:lang w:val="en-GB"/>
          </w:rPr>
          <w:t>https://octave.sourceforge.io/parallel/index.html</w:t>
        </w:r>
      </w:hyperlink>
    </w:p>
    <w:p w:rsidR="00BD038D" w:rsidRPr="009E3B61" w:rsidRDefault="00F429A6" w:rsidP="00BB4AB8">
      <w:pPr>
        <w:pStyle w:val="Normlnodsazen"/>
        <w:numPr>
          <w:ilvl w:val="0"/>
          <w:numId w:val="23"/>
        </w:numPr>
        <w:tabs>
          <w:tab w:val="left" w:pos="851"/>
        </w:tabs>
        <w:ind w:left="851" w:hanging="567"/>
        <w:rPr>
          <w:lang w:val="en-GB"/>
        </w:rPr>
      </w:pPr>
      <w:bookmarkStart w:id="97" w:name="_Ref528155197"/>
      <w:bookmarkStart w:id="98" w:name="_Ref6233442"/>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w:t>
      </w:r>
      <w:r w:rsidRPr="009E3B61">
        <w:rPr>
          <w:i/>
          <w:lang w:val="en-GB"/>
        </w:rPr>
        <w:t xml:space="preserve">A232 </w:t>
      </w:r>
      <w:r w:rsidR="00BD038D" w:rsidRPr="009E3B61">
        <w:rPr>
          <w:i/>
          <w:lang w:val="en-GB"/>
        </w:rPr>
        <w:t>TWM file formats and concept</w:t>
      </w:r>
      <w:bookmarkEnd w:id="97"/>
      <w:r w:rsidRPr="009E3B61">
        <w:rPr>
          <w:lang w:val="en-GB"/>
        </w:rPr>
        <w:t>, available at “./TWM/doc”, url:</w:t>
      </w:r>
      <w:r w:rsidRPr="009E3B61">
        <w:rPr>
          <w:lang w:val="en-GB"/>
        </w:rPr>
        <w:br/>
      </w:r>
      <w:hyperlink r:id="rId46" w:history="1">
        <w:r w:rsidRPr="009E3B61">
          <w:rPr>
            <w:rStyle w:val="Hypertextovodkaz"/>
            <w:lang w:val="en-GB"/>
          </w:rPr>
          <w:t>https://github.com/smaslan/TWM/blob/master/doc/A231%20Data%20exchange%20format%20and%20file%20formats.docx</w:t>
        </w:r>
      </w:hyperlink>
      <w:bookmarkEnd w:id="98"/>
    </w:p>
    <w:p w:rsidR="00891619" w:rsidRDefault="00F429A6" w:rsidP="00F429A6">
      <w:pPr>
        <w:pStyle w:val="Normlnodsazen"/>
        <w:numPr>
          <w:ilvl w:val="0"/>
          <w:numId w:val="23"/>
        </w:numPr>
        <w:tabs>
          <w:tab w:val="left" w:pos="851"/>
        </w:tabs>
        <w:ind w:left="851" w:hanging="567"/>
        <w:rPr>
          <w:lang w:val="en-GB"/>
        </w:rPr>
      </w:pPr>
      <w:bookmarkStart w:id="99" w:name="_Ref528244611"/>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w:t>
      </w:r>
      <w:r w:rsidRPr="009E3B61">
        <w:rPr>
          <w:i/>
          <w:lang w:val="en-GB"/>
        </w:rPr>
        <w:t xml:space="preserve">A231 </w:t>
      </w:r>
      <w:r w:rsidR="00891619" w:rsidRPr="009E3B61">
        <w:rPr>
          <w:i/>
          <w:lang w:val="en-GB"/>
        </w:rPr>
        <w:t>Corrections</w:t>
      </w:r>
      <w:r w:rsidRPr="009E3B61">
        <w:rPr>
          <w:i/>
          <w:lang w:val="en-GB"/>
        </w:rPr>
        <w:t xml:space="preserve"> Files Reference Manual</w:t>
      </w:r>
      <w:r w:rsidRPr="009E3B61">
        <w:rPr>
          <w:lang w:val="en-GB"/>
        </w:rPr>
        <w:t xml:space="preserve">, available at “./TWM/doc”, </w:t>
      </w:r>
      <w:proofErr w:type="gramStart"/>
      <w:r w:rsidRPr="009E3B61">
        <w:rPr>
          <w:lang w:val="en-GB"/>
        </w:rPr>
        <w:t>url</w:t>
      </w:r>
      <w:proofErr w:type="gramEnd"/>
      <w:r w:rsidRPr="009E3B61">
        <w:rPr>
          <w:lang w:val="en-GB"/>
        </w:rPr>
        <w:t>:</w:t>
      </w:r>
      <w:r w:rsidRPr="009E3B61">
        <w:rPr>
          <w:lang w:val="en-GB"/>
        </w:rPr>
        <w:tab/>
      </w:r>
      <w:r w:rsidRPr="009E3B61">
        <w:rPr>
          <w:lang w:val="en-GB"/>
        </w:rPr>
        <w:br/>
      </w:r>
      <w:hyperlink r:id="rId47" w:history="1">
        <w:r w:rsidRPr="009E3B61">
          <w:rPr>
            <w:rStyle w:val="Hypertextovodkaz"/>
            <w:lang w:val="en-GB"/>
          </w:rPr>
          <w:t>https://github.com/smaslan/TWM/blob/master/doc/A231%20Correction%20Files%20Reference%20Manual.docx</w:t>
        </w:r>
      </w:hyperlink>
      <w:r w:rsidR="00891619" w:rsidRPr="009E3B61">
        <w:rPr>
          <w:lang w:val="en-GB"/>
        </w:rPr>
        <w:t>.</w:t>
      </w:r>
      <w:bookmarkEnd w:id="99"/>
    </w:p>
    <w:p w:rsidR="003B6FD5" w:rsidRDefault="003B6FD5" w:rsidP="003B6FD5">
      <w:pPr>
        <w:pStyle w:val="Normlnodsazen"/>
        <w:numPr>
          <w:ilvl w:val="0"/>
          <w:numId w:val="23"/>
        </w:numPr>
        <w:tabs>
          <w:tab w:val="left" w:pos="851"/>
        </w:tabs>
        <w:ind w:left="851" w:hanging="567"/>
        <w:rPr>
          <w:lang w:val="en-GB"/>
        </w:rPr>
      </w:pPr>
      <w:bookmarkStart w:id="100" w:name="_Ref6232927"/>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w:t>
      </w:r>
      <w:r w:rsidRPr="009E3B61">
        <w:rPr>
          <w:i/>
          <w:lang w:val="en-GB"/>
        </w:rPr>
        <w:t>A2</w:t>
      </w:r>
      <w:r>
        <w:rPr>
          <w:i/>
          <w:lang w:val="en-GB"/>
        </w:rPr>
        <w:t>45</w:t>
      </w:r>
      <w:r w:rsidRPr="009E3B61">
        <w:rPr>
          <w:i/>
          <w:lang w:val="en-GB"/>
        </w:rPr>
        <w:t xml:space="preserve"> </w:t>
      </w:r>
      <w:r>
        <w:rPr>
          <w:i/>
          <w:lang w:val="en-GB"/>
        </w:rPr>
        <w:t>TWM Structure</w:t>
      </w:r>
      <w:r w:rsidRPr="009E3B61">
        <w:rPr>
          <w:lang w:val="en-GB"/>
        </w:rPr>
        <w:t xml:space="preserve"> available at “./TWM/doc”, url:</w:t>
      </w:r>
      <w:r w:rsidRPr="009E3B61">
        <w:rPr>
          <w:lang w:val="en-GB"/>
        </w:rPr>
        <w:tab/>
      </w:r>
      <w:r w:rsidRPr="009E3B61">
        <w:rPr>
          <w:lang w:val="en-GB"/>
        </w:rPr>
        <w:br/>
      </w:r>
      <w:hyperlink r:id="rId48" w:history="1">
        <w:r w:rsidRPr="003B6FD5">
          <w:rPr>
            <w:rStyle w:val="Hypertextovodkaz"/>
          </w:rPr>
          <w:t>https://github.com/smaslan/TWM/blob/master/doc/A245%20TWM%20structure.docx</w:t>
        </w:r>
      </w:hyperlink>
      <w:bookmarkEnd w:id="100"/>
    </w:p>
    <w:p w:rsidR="003B6FD5" w:rsidRDefault="003B6FD5" w:rsidP="003B6FD5">
      <w:pPr>
        <w:pStyle w:val="Normlnodsazen"/>
        <w:numPr>
          <w:ilvl w:val="0"/>
          <w:numId w:val="23"/>
        </w:numPr>
        <w:tabs>
          <w:tab w:val="left" w:pos="851"/>
        </w:tabs>
        <w:ind w:left="851" w:hanging="567"/>
        <w:rPr>
          <w:lang w:val="en-GB"/>
        </w:rPr>
      </w:pPr>
      <w:bookmarkStart w:id="101" w:name="_Ref6233188"/>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w:t>
      </w:r>
      <w:r w:rsidRPr="009E3B61">
        <w:rPr>
          <w:i/>
          <w:lang w:val="en-GB"/>
        </w:rPr>
        <w:t>A2</w:t>
      </w:r>
      <w:r>
        <w:rPr>
          <w:i/>
          <w:lang w:val="en-GB"/>
        </w:rPr>
        <w:t>44 TWM Algorithms Description</w:t>
      </w:r>
      <w:r w:rsidRPr="009E3B61">
        <w:rPr>
          <w:lang w:val="en-GB"/>
        </w:rPr>
        <w:t xml:space="preserve"> avai</w:t>
      </w:r>
      <w:r>
        <w:rPr>
          <w:lang w:val="en-GB"/>
        </w:rPr>
        <w:t>lable at “./TWM/doc”, url</w:t>
      </w:r>
      <w:proofErr w:type="gramStart"/>
      <w:r>
        <w:rPr>
          <w:lang w:val="en-GB"/>
        </w:rPr>
        <w:t>:</w:t>
      </w:r>
      <w:proofErr w:type="gramEnd"/>
      <w:r w:rsidRPr="009E3B61">
        <w:rPr>
          <w:lang w:val="en-GB"/>
        </w:rPr>
        <w:br/>
      </w:r>
      <w:hyperlink r:id="rId49" w:history="1">
        <w:r w:rsidRPr="003B6FD5">
          <w:rPr>
            <w:rStyle w:val="Hypertextovodkaz"/>
          </w:rPr>
          <w:t>https://github.com/smaslan/TWM/blob/master/doc/A244%20Algorithms%20description.pdf</w:t>
        </w:r>
      </w:hyperlink>
      <w:r w:rsidRPr="009E3B61">
        <w:rPr>
          <w:lang w:val="en-GB"/>
        </w:rPr>
        <w:t>.</w:t>
      </w:r>
      <w:bookmarkEnd w:id="101"/>
    </w:p>
    <w:p w:rsidR="00A56CE1" w:rsidRPr="009E3B61" w:rsidRDefault="00A56CE1" w:rsidP="00A56CE1">
      <w:pPr>
        <w:pStyle w:val="Normlnodsazen"/>
        <w:numPr>
          <w:ilvl w:val="0"/>
          <w:numId w:val="23"/>
        </w:numPr>
        <w:tabs>
          <w:tab w:val="left" w:pos="851"/>
        </w:tabs>
        <w:ind w:left="851" w:hanging="567"/>
        <w:rPr>
          <w:lang w:val="en-GB"/>
        </w:rPr>
      </w:pPr>
      <w:bookmarkStart w:id="102" w:name="_Ref6233370"/>
      <w:proofErr w:type="spellStart"/>
      <w:r w:rsidRPr="009E3B61">
        <w:rPr>
          <w:lang w:val="en-GB"/>
        </w:rPr>
        <w:t>Stanislav</w:t>
      </w:r>
      <w:proofErr w:type="spellEnd"/>
      <w:r w:rsidRPr="009E3B61">
        <w:rPr>
          <w:lang w:val="en-GB"/>
        </w:rPr>
        <w:t xml:space="preserve"> </w:t>
      </w:r>
      <w:proofErr w:type="spellStart"/>
      <w:r w:rsidRPr="009E3B61">
        <w:rPr>
          <w:lang w:val="en-GB"/>
        </w:rPr>
        <w:t>Mašláň</w:t>
      </w:r>
      <w:proofErr w:type="spellEnd"/>
      <w:r w:rsidRPr="009E3B61">
        <w:rPr>
          <w:lang w:val="en-GB"/>
        </w:rPr>
        <w:t xml:space="preserve">, </w:t>
      </w:r>
      <w:r w:rsidRPr="00A56CE1">
        <w:rPr>
          <w:i/>
          <w:lang w:val="en-GB"/>
        </w:rPr>
        <w:t>A2</w:t>
      </w:r>
      <w:r w:rsidRPr="00A56CE1">
        <w:rPr>
          <w:i/>
          <w:lang w:val="en-GB"/>
        </w:rPr>
        <w:t>3</w:t>
      </w:r>
      <w:r>
        <w:rPr>
          <w:i/>
          <w:lang w:val="en-GB"/>
        </w:rPr>
        <w:t>2</w:t>
      </w:r>
      <w:r w:rsidRPr="00A56CE1">
        <w:rPr>
          <w:i/>
          <w:lang w:val="en-GB"/>
        </w:rPr>
        <w:t> </w:t>
      </w:r>
      <w:ins w:id="103" w:author="smaslan" w:date="2018-08-07T13:22:00Z">
        <w:r w:rsidRPr="00A56CE1">
          <w:rPr>
            <w:i/>
            <w:lang w:val="en-GB"/>
            <w:rPrChange w:id="104" w:author="smaslan" w:date="2018-08-09T11:59:00Z">
              <w:rPr>
                <w:color w:val="0000FF" w:themeColor="hyperlink"/>
                <w:u w:val="single"/>
                <w:lang w:val="en-US"/>
              </w:rPr>
            </w:rPrChange>
          </w:rPr>
          <w:t>Algorithms exchange format</w:t>
        </w:r>
      </w:ins>
      <w:r>
        <w:rPr>
          <w:i/>
          <w:lang w:val="en-GB"/>
        </w:rPr>
        <w:t xml:space="preserve"> </w:t>
      </w:r>
      <w:r w:rsidRPr="009E3B61">
        <w:rPr>
          <w:lang w:val="en-GB"/>
        </w:rPr>
        <w:t>avai</w:t>
      </w:r>
      <w:r>
        <w:rPr>
          <w:lang w:val="en-GB"/>
        </w:rPr>
        <w:t>lable at “./TWM/doc”, url</w:t>
      </w:r>
      <w:proofErr w:type="gramStart"/>
      <w:r>
        <w:rPr>
          <w:lang w:val="en-GB"/>
        </w:rPr>
        <w:t>:</w:t>
      </w:r>
      <w:proofErr w:type="gramEnd"/>
      <w:r w:rsidRPr="009E3B61">
        <w:rPr>
          <w:lang w:val="en-GB"/>
        </w:rPr>
        <w:br/>
      </w:r>
      <w:hyperlink r:id="rId50" w:history="1">
        <w:r w:rsidRPr="00A56CE1">
          <w:rPr>
            <w:rStyle w:val="Hypertextovodkaz"/>
          </w:rPr>
          <w:t>https://github.com/smaslan/TWM/blob/master/doc/A232%20Algorithm%20Exchange%20Format.docx</w:t>
        </w:r>
      </w:hyperlink>
      <w:r w:rsidRPr="009E3B61">
        <w:rPr>
          <w:lang w:val="en-GB"/>
        </w:rPr>
        <w:t>.</w:t>
      </w:r>
      <w:bookmarkEnd w:id="102"/>
    </w:p>
    <w:p w:rsidR="00A56CE1" w:rsidRPr="009E3B61" w:rsidRDefault="00A56CE1" w:rsidP="003B6FD5">
      <w:pPr>
        <w:pStyle w:val="Normlnodsazen"/>
        <w:numPr>
          <w:ilvl w:val="0"/>
          <w:numId w:val="23"/>
        </w:numPr>
        <w:tabs>
          <w:tab w:val="left" w:pos="851"/>
        </w:tabs>
        <w:ind w:left="851" w:hanging="567"/>
        <w:rPr>
          <w:lang w:val="en-GB"/>
        </w:rPr>
      </w:pPr>
    </w:p>
    <w:p w:rsidR="007E46E8" w:rsidRPr="009E3B61" w:rsidRDefault="007E46E8" w:rsidP="00F366EB">
      <w:pPr>
        <w:pStyle w:val="Normlnodsazen"/>
        <w:tabs>
          <w:tab w:val="left" w:pos="851"/>
        </w:tabs>
        <w:ind w:left="709" w:hanging="709"/>
        <w:rPr>
          <w:lang w:val="en-GB"/>
        </w:rPr>
      </w:pPr>
    </w:p>
    <w:bookmarkEnd w:id="82"/>
    <w:p w:rsidR="00F366EB" w:rsidRPr="009E3B61" w:rsidRDefault="00F366EB" w:rsidP="00F366EB">
      <w:pPr>
        <w:rPr>
          <w:lang w:val="en-GB"/>
        </w:rPr>
        <w:sectPr w:rsidR="00F366EB" w:rsidRPr="009E3B61">
          <w:pgSz w:w="11906" w:h="16838"/>
          <w:pgMar w:top="1417" w:right="1417" w:bottom="1417" w:left="1417" w:header="708" w:footer="708" w:gutter="0"/>
          <w:cols w:space="708"/>
          <w:docGrid w:linePitch="360"/>
        </w:sectPr>
      </w:pPr>
    </w:p>
    <w:p w:rsidR="00ED7F08" w:rsidRPr="009E3B61" w:rsidRDefault="008E7EBD" w:rsidP="00823DD3">
      <w:pPr>
        <w:pStyle w:val="Nadpis1"/>
        <w:rPr>
          <w:lang w:val="en-GB"/>
        </w:rPr>
      </w:pPr>
      <w:bookmarkStart w:id="105" w:name="_Toc6233717"/>
      <w:r w:rsidRPr="009E3B61">
        <w:rPr>
          <w:lang w:val="en-GB"/>
        </w:rPr>
        <w:lastRenderedPageBreak/>
        <w:t xml:space="preserve">SOFTWARE </w:t>
      </w:r>
      <w:r w:rsidR="00927316" w:rsidRPr="009E3B61">
        <w:rPr>
          <w:lang w:val="en-GB"/>
        </w:rPr>
        <w:t>C</w:t>
      </w:r>
      <w:r w:rsidRPr="009E3B61">
        <w:rPr>
          <w:lang w:val="en-GB"/>
        </w:rPr>
        <w:t>ONFIGURATION OF THE BUILT-IN DIGITIZERS</w:t>
      </w:r>
      <w:bookmarkEnd w:id="105"/>
    </w:p>
    <w:p w:rsidR="008E7EBD" w:rsidRPr="009E3B61" w:rsidRDefault="008E7EBD" w:rsidP="008E7EBD">
      <w:pPr>
        <w:rPr>
          <w:b/>
          <w:i/>
          <w:color w:val="FF0000"/>
          <w:lang w:val="en-GB"/>
        </w:rPr>
      </w:pPr>
      <w:bookmarkStart w:id="106" w:name="_Toc508203533"/>
      <w:r w:rsidRPr="009E3B61">
        <w:rPr>
          <w:b/>
          <w:i/>
          <w:color w:val="FF0000"/>
          <w:lang w:val="en-GB"/>
        </w:rPr>
        <w:t>WP3 - A3.3.2</w:t>
      </w:r>
    </w:p>
    <w:p w:rsidR="008E7EBD" w:rsidRDefault="008E7EBD" w:rsidP="008E7EBD">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with support from </w:t>
      </w:r>
      <w:proofErr w:type="spellStart"/>
      <w:r w:rsidRPr="009E3B61">
        <w:rPr>
          <w:i/>
          <w:lang w:val="en-GB"/>
        </w:rPr>
        <w:t>Metrosert</w:t>
      </w:r>
      <w:proofErr w:type="spellEnd"/>
      <w:r w:rsidRPr="009E3B61">
        <w:rPr>
          <w:i/>
          <w:lang w:val="en-GB"/>
        </w:rPr>
        <w:t xml:space="preserve"> will produce guidance documentation on the software configuration of the built-in digitizers (bandwidth, aperture time, sampling rate etc.), taking into account information from A3.1.2, A3.1.3 and A2.4.3. </w:t>
      </w:r>
    </w:p>
    <w:p w:rsidR="00A56CE1" w:rsidRPr="009E3B61" w:rsidRDefault="00A56CE1" w:rsidP="008E7EBD">
      <w:pPr>
        <w:rPr>
          <w:i/>
          <w:lang w:val="en-GB"/>
        </w:rPr>
      </w:pPr>
    </w:p>
    <w:p w:rsidR="008E7EBD" w:rsidRPr="00A56CE1" w:rsidRDefault="008E7EBD" w:rsidP="008E7EBD">
      <w:pPr>
        <w:rPr>
          <w:b/>
          <w:color w:val="FF0000"/>
          <w:lang w:val="en-GB"/>
        </w:rPr>
      </w:pPr>
      <w:r w:rsidRPr="00A56CE1">
        <w:rPr>
          <w:b/>
          <w:color w:val="FF0000"/>
          <w:lang w:val="en-GB"/>
        </w:rPr>
        <w:t>To be completed…</w:t>
      </w:r>
    </w:p>
    <w:p w:rsidR="008E7EBD" w:rsidRPr="009E3B61" w:rsidRDefault="008E7EBD" w:rsidP="00823DD3">
      <w:pPr>
        <w:pStyle w:val="Nadpis1"/>
        <w:rPr>
          <w:lang w:val="en-GB"/>
        </w:rPr>
        <w:sectPr w:rsidR="008E7EBD" w:rsidRPr="009E3B61">
          <w:pgSz w:w="11906" w:h="16838"/>
          <w:pgMar w:top="1417" w:right="1417" w:bottom="1417" w:left="1417" w:header="708" w:footer="708" w:gutter="0"/>
          <w:cols w:space="708"/>
          <w:docGrid w:linePitch="360"/>
        </w:sectPr>
      </w:pPr>
    </w:p>
    <w:p w:rsidR="00ED7F08" w:rsidRPr="009E3B61" w:rsidRDefault="009B7BD9" w:rsidP="00823DD3">
      <w:pPr>
        <w:pStyle w:val="Nadpis1"/>
        <w:rPr>
          <w:lang w:val="en-GB"/>
        </w:rPr>
      </w:pPr>
      <w:bookmarkStart w:id="107" w:name="_Toc6233718"/>
      <w:bookmarkEnd w:id="106"/>
      <w:r w:rsidRPr="009E3B61">
        <w:rPr>
          <w:lang w:val="en-GB"/>
        </w:rPr>
        <w:lastRenderedPageBreak/>
        <w:t>INTEGRATION OF NEW TYPES OF DIGITIZERS</w:t>
      </w:r>
      <w:bookmarkEnd w:id="107"/>
    </w:p>
    <w:p w:rsidR="009B7BD9" w:rsidRPr="009E3B61" w:rsidRDefault="009B7BD9" w:rsidP="009B7BD9">
      <w:pPr>
        <w:rPr>
          <w:b/>
          <w:i/>
          <w:color w:val="FF0000"/>
          <w:lang w:val="en-GB"/>
        </w:rPr>
      </w:pPr>
      <w:bookmarkStart w:id="108" w:name="_Toc508203534"/>
      <w:r w:rsidRPr="009E3B61">
        <w:rPr>
          <w:b/>
          <w:i/>
          <w:color w:val="FF0000"/>
          <w:lang w:val="en-GB"/>
        </w:rPr>
        <w:t>WP3 - A3.3.3</w:t>
      </w:r>
    </w:p>
    <w:p w:rsidR="009B7BD9" w:rsidRPr="009E3B61" w:rsidRDefault="009B7BD9" w:rsidP="009B7BD9">
      <w:pPr>
        <w:rPr>
          <w:i/>
          <w:lang w:val="en-GB"/>
        </w:rPr>
      </w:pPr>
      <w:r w:rsidRPr="009E3B61">
        <w:rPr>
          <w:b/>
          <w:i/>
          <w:color w:val="FF0000"/>
          <w:lang w:val="en-GB"/>
        </w:rPr>
        <w:t>INRIM</w:t>
      </w:r>
      <w:r w:rsidRPr="009E3B61">
        <w:rPr>
          <w:i/>
          <w:color w:val="FF0000"/>
          <w:lang w:val="en-GB"/>
        </w:rPr>
        <w:t xml:space="preserve"> </w:t>
      </w:r>
      <w:r w:rsidRPr="009E3B61">
        <w:rPr>
          <w:i/>
          <w:lang w:val="en-GB"/>
        </w:rPr>
        <w:t xml:space="preserve">and CMI will produce guidance documentation on the integration of new types of digitizers (in addition to the NI 5922 digitizer and the sampling DMM 3458A) including integration of calibration datasets of all the components used into the open software tool, based on information from A2.4.3 and A2.4.4. </w:t>
      </w:r>
    </w:p>
    <w:p w:rsidR="009B7BD9" w:rsidRDefault="009B7BD9" w:rsidP="009B7BD9">
      <w:pPr>
        <w:rPr>
          <w:i/>
          <w:lang w:val="en-GB"/>
        </w:rPr>
      </w:pPr>
      <w:r w:rsidRPr="009E3B61">
        <w:rPr>
          <w:i/>
          <w:lang w:val="en-GB"/>
        </w:rPr>
        <w:t xml:space="preserve">CMI will produce the guidance for the </w:t>
      </w:r>
      <w:proofErr w:type="spellStart"/>
      <w:r w:rsidRPr="009E3B61">
        <w:rPr>
          <w:i/>
          <w:lang w:val="en-GB"/>
        </w:rPr>
        <w:t>LabVIEW</w:t>
      </w:r>
      <w:proofErr w:type="spellEnd"/>
      <w:r w:rsidRPr="009E3B61">
        <w:rPr>
          <w:i/>
          <w:lang w:val="en-GB"/>
        </w:rPr>
        <w:t xml:space="preserve"> environment and INRIM for the </w:t>
      </w:r>
      <w:proofErr w:type="spellStart"/>
      <w:r w:rsidRPr="009E3B61">
        <w:rPr>
          <w:i/>
          <w:lang w:val="en-GB"/>
        </w:rPr>
        <w:t>LabWindows</w:t>
      </w:r>
      <w:r w:rsidRPr="009E3B61">
        <w:rPr>
          <w:i/>
          <w:vertAlign w:val="superscript"/>
          <w:lang w:val="en-GB"/>
        </w:rPr>
        <w:t>TM</w:t>
      </w:r>
      <w:proofErr w:type="spellEnd"/>
      <w:r w:rsidRPr="009E3B61">
        <w:rPr>
          <w:i/>
          <w:lang w:val="en-GB"/>
        </w:rPr>
        <w:t xml:space="preserve">/CVI environment. </w:t>
      </w:r>
    </w:p>
    <w:p w:rsidR="00A56CE1" w:rsidRPr="009E3B61" w:rsidRDefault="00A56CE1" w:rsidP="009B7BD9">
      <w:pPr>
        <w:rPr>
          <w:i/>
          <w:lang w:val="en-GB"/>
        </w:rPr>
      </w:pPr>
    </w:p>
    <w:p w:rsidR="009B7BD9" w:rsidRPr="009E3B61" w:rsidRDefault="009B7BD9" w:rsidP="003B6FD5">
      <w:pPr>
        <w:pStyle w:val="Nadpis2"/>
      </w:pPr>
      <w:bookmarkStart w:id="109" w:name="_Toc508623355"/>
      <w:bookmarkStart w:id="110" w:name="_Toc6233719"/>
      <w:proofErr w:type="spellStart"/>
      <w:r w:rsidRPr="009E3B61">
        <w:t>LabVIEW</w:t>
      </w:r>
      <w:proofErr w:type="spellEnd"/>
      <w:r w:rsidRPr="009E3B61">
        <w:t xml:space="preserve"> environment</w:t>
      </w:r>
      <w:bookmarkEnd w:id="109"/>
      <w:bookmarkEnd w:id="110"/>
    </w:p>
    <w:p w:rsidR="003B6FD5" w:rsidRPr="00185F93" w:rsidRDefault="003B6FD5" w:rsidP="003B6FD5">
      <w:pPr>
        <w:rPr>
          <w:lang w:val="en-GB"/>
        </w:rPr>
      </w:pPr>
      <w:bookmarkStart w:id="111" w:name="_Toc508623356"/>
      <w:r>
        <w:rPr>
          <w:lang w:val="en-GB"/>
        </w:rPr>
        <w:t xml:space="preserve">TWM was designed as a modular setup capable of extension by new digitizers without affecting the rest of the SW tool or algorithms. The addition of support for new digitizer requires modification of the </w:t>
      </w:r>
      <w:proofErr w:type="spellStart"/>
      <w:r>
        <w:rPr>
          <w:lang w:val="en-GB"/>
        </w:rPr>
        <w:t>LabVIEW</w:t>
      </w:r>
      <w:proofErr w:type="spellEnd"/>
      <w:r>
        <w:rPr>
          <w:lang w:val="en-GB"/>
        </w:rPr>
        <w:t xml:space="preserve"> part of TWM tool. The programming details are beyond scope of this guide. Therefore, the details are available in a standalone document A2.4.5 TWM Structure </w:t>
      </w:r>
      <w:r>
        <w:rPr>
          <w:lang w:val="en-GB"/>
        </w:rPr>
        <w:fldChar w:fldCharType="begin"/>
      </w:r>
      <w:r>
        <w:rPr>
          <w:lang w:val="en-GB"/>
        </w:rPr>
        <w:instrText xml:space="preserve"> REF _Ref6232927 \r \h </w:instrText>
      </w:r>
      <w:r>
        <w:rPr>
          <w:lang w:val="en-GB"/>
        </w:rPr>
      </w:r>
      <w:r>
        <w:rPr>
          <w:lang w:val="en-GB"/>
        </w:rPr>
        <w:fldChar w:fldCharType="separate"/>
      </w:r>
      <w:r w:rsidR="00A56CE1">
        <w:rPr>
          <w:lang w:val="en-GB"/>
        </w:rPr>
        <w:t>[14]</w:t>
      </w:r>
      <w:r>
        <w:rPr>
          <w:lang w:val="en-GB"/>
        </w:rPr>
        <w:fldChar w:fldCharType="end"/>
      </w:r>
      <w:r>
        <w:rPr>
          <w:lang w:val="en-GB"/>
        </w:rPr>
        <w:t xml:space="preserve"> which describes internal structure of TWM and steps needed to include new digitizer. </w:t>
      </w:r>
    </w:p>
    <w:p w:rsidR="00C8214F" w:rsidRDefault="009B7BD9" w:rsidP="003B6FD5">
      <w:pPr>
        <w:pStyle w:val="Nadpis2"/>
      </w:pPr>
      <w:bookmarkStart w:id="112" w:name="_Toc6233720"/>
      <w:proofErr w:type="spellStart"/>
      <w:r w:rsidRPr="009E3B61">
        <w:t>LabWindows</w:t>
      </w:r>
      <w:r w:rsidRPr="009E3B61">
        <w:rPr>
          <w:vertAlign w:val="superscript"/>
        </w:rPr>
        <w:t>TM</w:t>
      </w:r>
      <w:proofErr w:type="spellEnd"/>
      <w:r w:rsidRPr="009E3B61">
        <w:t>/CVI environment</w:t>
      </w:r>
      <w:bookmarkEnd w:id="111"/>
      <w:bookmarkEnd w:id="112"/>
    </w:p>
    <w:p w:rsidR="00A56CE1" w:rsidRPr="00A56CE1" w:rsidRDefault="00A56CE1" w:rsidP="00A56CE1">
      <w:pPr>
        <w:pStyle w:val="Normlnodsazen"/>
        <w:rPr>
          <w:lang w:val="en-GB"/>
        </w:rPr>
      </w:pPr>
    </w:p>
    <w:p w:rsidR="00A56CE1" w:rsidRPr="00A56CE1" w:rsidRDefault="00A56CE1" w:rsidP="00A56CE1">
      <w:pPr>
        <w:rPr>
          <w:b/>
          <w:color w:val="FF0000"/>
          <w:lang w:val="en-GB"/>
        </w:rPr>
      </w:pPr>
      <w:r w:rsidRPr="00A56CE1">
        <w:rPr>
          <w:b/>
          <w:color w:val="FF0000"/>
          <w:lang w:val="en-GB"/>
        </w:rPr>
        <w:t>To be completed…</w:t>
      </w:r>
    </w:p>
    <w:p w:rsidR="00A56CE1" w:rsidRPr="00A56CE1" w:rsidRDefault="00A56CE1" w:rsidP="00A56CE1">
      <w:pPr>
        <w:pStyle w:val="Normlnodsazen"/>
        <w:rPr>
          <w:b/>
          <w:lang w:val="en-GB"/>
        </w:rPr>
        <w:sectPr w:rsidR="00A56CE1" w:rsidRPr="00A56CE1">
          <w:pgSz w:w="11906" w:h="16838"/>
          <w:pgMar w:top="1417" w:right="1417" w:bottom="1417" w:left="1417" w:header="708" w:footer="708" w:gutter="0"/>
          <w:cols w:space="708"/>
          <w:docGrid w:linePitch="360"/>
        </w:sectPr>
      </w:pPr>
    </w:p>
    <w:p w:rsidR="00ED7F08" w:rsidRPr="009E3B61" w:rsidRDefault="00C8214F" w:rsidP="00C8214F">
      <w:pPr>
        <w:pStyle w:val="Nadpis1"/>
        <w:rPr>
          <w:lang w:val="en-GB"/>
        </w:rPr>
      </w:pPr>
      <w:bookmarkStart w:id="113" w:name="_Toc6233721"/>
      <w:bookmarkEnd w:id="108"/>
      <w:r w:rsidRPr="009E3B61">
        <w:rPr>
          <w:lang w:val="en-GB"/>
        </w:rPr>
        <w:lastRenderedPageBreak/>
        <w:t>POWER AND PQ TESTS</w:t>
      </w:r>
      <w:bookmarkEnd w:id="113"/>
    </w:p>
    <w:p w:rsidR="00C8214F" w:rsidRPr="009E3B61" w:rsidRDefault="00C8214F" w:rsidP="00C8214F">
      <w:pPr>
        <w:rPr>
          <w:b/>
          <w:i/>
          <w:color w:val="FF0000"/>
          <w:lang w:val="en-GB"/>
        </w:rPr>
      </w:pPr>
      <w:r w:rsidRPr="009E3B61">
        <w:rPr>
          <w:b/>
          <w:i/>
          <w:color w:val="FF0000"/>
          <w:lang w:val="en-GB"/>
        </w:rPr>
        <w:t>WP3 - A3.3.4</w:t>
      </w:r>
    </w:p>
    <w:p w:rsidR="00C8214F" w:rsidRPr="009E3B61" w:rsidRDefault="00C8214F" w:rsidP="00C8214F">
      <w:pPr>
        <w:rPr>
          <w:i/>
          <w:lang w:val="en-GB"/>
        </w:rPr>
      </w:pPr>
      <w:r w:rsidRPr="009E3B61">
        <w:rPr>
          <w:b/>
          <w:i/>
          <w:color w:val="FF0000"/>
          <w:lang w:val="en-GB"/>
        </w:rPr>
        <w:t>TUBITAK</w:t>
      </w:r>
      <w:r w:rsidRPr="009E3B61">
        <w:rPr>
          <w:i/>
          <w:color w:val="FF0000"/>
          <w:lang w:val="en-GB"/>
        </w:rPr>
        <w:t xml:space="preserve"> </w:t>
      </w:r>
      <w:r w:rsidRPr="009E3B61">
        <w:rPr>
          <w:i/>
          <w:lang w:val="en-GB"/>
        </w:rPr>
        <w:t xml:space="preserve">and CMI will jointly produce a document briefly describing the power and PQ tests included in the initial database of ~10 algorithms from A2.3.2-A2.3.6 and will produce guidance on the integration of new algorithms into the open software tool using input from A2.4.4. </w:t>
      </w:r>
    </w:p>
    <w:p w:rsidR="00C8214F" w:rsidRDefault="00C8214F" w:rsidP="003B6FD5">
      <w:pPr>
        <w:pStyle w:val="Nadpis2"/>
      </w:pPr>
      <w:bookmarkStart w:id="114" w:name="_Toc508623358"/>
      <w:bookmarkStart w:id="115" w:name="_Toc6233722"/>
      <w:r w:rsidRPr="009E3B61">
        <w:t>Algorithms</w:t>
      </w:r>
      <w:bookmarkEnd w:id="114"/>
      <w:bookmarkEnd w:id="115"/>
    </w:p>
    <w:p w:rsidR="003B6FD5" w:rsidRPr="00F37197" w:rsidRDefault="003B6FD5" w:rsidP="003B6FD5">
      <w:pPr>
        <w:rPr>
          <w:lang w:val="en-GB"/>
        </w:rPr>
      </w:pPr>
      <w:r w:rsidRPr="00F37197">
        <w:rPr>
          <w:lang w:val="en-GB"/>
        </w:rPr>
        <w:t xml:space="preserve">Total of 12 algorithms were developed in scope of </w:t>
      </w:r>
      <w:proofErr w:type="spellStart"/>
      <w:r w:rsidRPr="00F37197">
        <w:rPr>
          <w:lang w:val="en-GB"/>
        </w:rPr>
        <w:t>TracePQM</w:t>
      </w:r>
      <w:proofErr w:type="spellEnd"/>
      <w:r w:rsidRPr="00F37197">
        <w:rPr>
          <w:lang w:val="en-GB"/>
        </w:rPr>
        <w:t xml:space="preserve"> project. Each of the algorithms was developed, equipped by an uncertainty estimator or Monte Carlo calculator and validated using numeric simulation. The list of algorithms is shown in following table.</w:t>
      </w:r>
    </w:p>
    <w:tbl>
      <w:tblPr>
        <w:tblStyle w:val="Mkatabulky"/>
        <w:tblW w:w="9322" w:type="dxa"/>
        <w:tblLayout w:type="fixed"/>
        <w:tblLook w:val="04A0" w:firstRow="1" w:lastRow="0" w:firstColumn="1" w:lastColumn="0" w:noHBand="0" w:noVBand="1"/>
      </w:tblPr>
      <w:tblGrid>
        <w:gridCol w:w="1811"/>
        <w:gridCol w:w="1406"/>
        <w:gridCol w:w="1418"/>
        <w:gridCol w:w="4687"/>
      </w:tblGrid>
      <w:tr w:rsidR="003B6FD5" w:rsidRPr="00F37197" w:rsidTr="003B6FD5">
        <w:tc>
          <w:tcPr>
            <w:tcW w:w="1811" w:type="dxa"/>
          </w:tcPr>
          <w:p w:rsidR="003B6FD5" w:rsidRPr="00F37197" w:rsidRDefault="003B6FD5" w:rsidP="003B6FD5">
            <w:pPr>
              <w:spacing w:line="276" w:lineRule="auto"/>
              <w:rPr>
                <w:b/>
                <w:lang w:val="en-GB"/>
              </w:rPr>
            </w:pPr>
            <w:r w:rsidRPr="00F37197">
              <w:rPr>
                <w:rFonts w:asciiTheme="minorHAnsi" w:hAnsiTheme="minorHAnsi"/>
                <w:b/>
                <w:lang w:val="en-GB"/>
              </w:rPr>
              <w:t>Name</w:t>
            </w:r>
          </w:p>
        </w:tc>
        <w:tc>
          <w:tcPr>
            <w:tcW w:w="1406" w:type="dxa"/>
          </w:tcPr>
          <w:p w:rsidR="003B6FD5" w:rsidRPr="00F37197" w:rsidRDefault="003B6FD5" w:rsidP="003B6FD5">
            <w:pPr>
              <w:spacing w:line="276" w:lineRule="auto"/>
              <w:rPr>
                <w:b/>
                <w:lang w:val="en-GB"/>
              </w:rPr>
            </w:pPr>
            <w:r w:rsidRPr="00F37197">
              <w:rPr>
                <w:rFonts w:asciiTheme="minorHAnsi" w:hAnsiTheme="minorHAnsi"/>
                <w:b/>
                <w:lang w:val="en-GB"/>
              </w:rPr>
              <w:t>Uncertainty</w:t>
            </w:r>
          </w:p>
        </w:tc>
        <w:tc>
          <w:tcPr>
            <w:tcW w:w="1418" w:type="dxa"/>
          </w:tcPr>
          <w:p w:rsidR="003B6FD5" w:rsidRPr="00F37197" w:rsidRDefault="003B6FD5" w:rsidP="003B6FD5">
            <w:pPr>
              <w:spacing w:line="276" w:lineRule="auto"/>
              <w:rPr>
                <w:b/>
                <w:lang w:val="en-GB"/>
              </w:rPr>
            </w:pPr>
            <w:r w:rsidRPr="00F37197">
              <w:rPr>
                <w:rFonts w:asciiTheme="minorHAnsi" w:hAnsiTheme="minorHAnsi"/>
                <w:b/>
                <w:lang w:val="en-GB"/>
              </w:rPr>
              <w:t>Verification</w:t>
            </w:r>
          </w:p>
        </w:tc>
        <w:tc>
          <w:tcPr>
            <w:tcW w:w="4687" w:type="dxa"/>
          </w:tcPr>
          <w:p w:rsidR="003B6FD5" w:rsidRPr="00F37197" w:rsidRDefault="003B6FD5" w:rsidP="003B6FD5">
            <w:pPr>
              <w:spacing w:line="276" w:lineRule="auto"/>
              <w:rPr>
                <w:b/>
                <w:lang w:val="en-GB"/>
              </w:rPr>
            </w:pPr>
            <w:r w:rsidRPr="00F37197">
              <w:rPr>
                <w:rFonts w:asciiTheme="minorHAnsi" w:hAnsiTheme="minorHAnsi"/>
                <w:b/>
                <w:lang w:val="en-GB"/>
              </w:rPr>
              <w:t>Description</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TWM-PSFE</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Single-harmonic estimation (amplitude, frequency and phase)</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TWM-FPNLSF</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Single-harmonic estimation (offset, amplitude, frequency and phase)</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TWM-MFSF</w:t>
            </w:r>
          </w:p>
        </w:tc>
        <w:tc>
          <w:tcPr>
            <w:tcW w:w="1406" w:type="dxa"/>
          </w:tcPr>
          <w:p w:rsidR="003B6FD5" w:rsidRPr="00F37197" w:rsidRDefault="003B6FD5" w:rsidP="003B6FD5">
            <w:pPr>
              <w:rPr>
                <w:lang w:val="en-GB"/>
              </w:rPr>
            </w:pPr>
            <w:r w:rsidRPr="00F37197">
              <w:rPr>
                <w:lang w:val="en-GB"/>
              </w:rPr>
              <w:t>GUF, MCM</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Multi-harmonic estimation (offset, amplitudes, phases, frequency)</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TWM-WRMS</w:t>
            </w:r>
          </w:p>
        </w:tc>
        <w:tc>
          <w:tcPr>
            <w:tcW w:w="1406" w:type="dxa"/>
          </w:tcPr>
          <w:p w:rsidR="003B6FD5" w:rsidRPr="00F37197" w:rsidRDefault="003B6FD5" w:rsidP="003B6FD5">
            <w:pPr>
              <w:rPr>
                <w:lang w:val="en-GB"/>
              </w:rPr>
            </w:pPr>
            <w:r w:rsidRPr="00F37197">
              <w:rPr>
                <w:lang w:val="en-GB"/>
              </w:rPr>
              <w:t>GUF, MCM</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RMS level calculation in time-domain</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TWM-WFFT</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Multi-harmonic estimation (offset, amplitudes, phases)</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TWM-PWRTDI</w:t>
            </w:r>
          </w:p>
        </w:tc>
        <w:tc>
          <w:tcPr>
            <w:tcW w:w="1406" w:type="dxa"/>
          </w:tcPr>
          <w:p w:rsidR="003B6FD5" w:rsidRPr="00F37197" w:rsidRDefault="003B6FD5" w:rsidP="003B6FD5">
            <w:pPr>
              <w:rPr>
                <w:lang w:val="en-GB"/>
              </w:rPr>
            </w:pPr>
            <w:r w:rsidRPr="00F37197">
              <w:rPr>
                <w:lang w:val="en-GB"/>
              </w:rPr>
              <w:t>GUF, MCM</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Power parameters estimation in time-domain</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TWM-PWRFFT</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Power parameters estimation in frequency domain</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TWM-Flicker</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 xml:space="preserve">Flicker measurement following IEC 61000-4-15 </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TWM-MODTDPS</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Amplitude modulation estimator</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TWM-HCRMS</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Half-cycle RMS detector following IEC 62586</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w:t>
            </w:r>
            <w:proofErr w:type="spellStart"/>
            <w:r w:rsidRPr="00F37197">
              <w:rPr>
                <w:lang w:val="en-GB"/>
              </w:rPr>
              <w:t>InDiSwell</w:t>
            </w:r>
            <w:proofErr w:type="spellEnd"/>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Events detector IEC 61000-4-30</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TWM-THDWFFT</w:t>
            </w:r>
          </w:p>
        </w:tc>
        <w:tc>
          <w:tcPr>
            <w:tcW w:w="1406" w:type="dxa"/>
          </w:tcPr>
          <w:p w:rsidR="003B6FD5" w:rsidRPr="00F37197" w:rsidRDefault="003B6FD5" w:rsidP="003B6FD5">
            <w:pPr>
              <w:rPr>
                <w:lang w:val="en-GB"/>
              </w:rPr>
            </w:pPr>
            <w:r w:rsidRPr="00F37197">
              <w:rPr>
                <w:lang w:val="en-GB"/>
              </w:rPr>
              <w:t>GUF</w:t>
            </w:r>
          </w:p>
        </w:tc>
        <w:tc>
          <w:tcPr>
            <w:tcW w:w="1418" w:type="dxa"/>
          </w:tcPr>
          <w:p w:rsidR="003B6FD5" w:rsidRPr="00F37197" w:rsidRDefault="003B6FD5" w:rsidP="003B6FD5">
            <w:pPr>
              <w:jc w:val="center"/>
              <w:rPr>
                <w:lang w:val="en-GB"/>
              </w:rPr>
            </w:pPr>
            <w:r w:rsidRPr="00F37197">
              <w:rPr>
                <w:lang w:val="en-GB"/>
              </w:rPr>
              <w:t>Yes</w:t>
            </w:r>
          </w:p>
        </w:tc>
        <w:tc>
          <w:tcPr>
            <w:tcW w:w="4687" w:type="dxa"/>
          </w:tcPr>
          <w:p w:rsidR="003B6FD5" w:rsidRPr="00F37197" w:rsidRDefault="003B6FD5" w:rsidP="003B6FD5">
            <w:pPr>
              <w:rPr>
                <w:lang w:val="en-GB"/>
              </w:rPr>
            </w:pPr>
            <w:r w:rsidRPr="00F37197">
              <w:rPr>
                <w:lang w:val="en-GB"/>
              </w:rPr>
              <w:t>Harmonics and THD estimator</w:t>
            </w:r>
          </w:p>
        </w:tc>
      </w:tr>
      <w:tr w:rsidR="003B6FD5" w:rsidRPr="00F37197" w:rsidTr="003B6FD5">
        <w:tc>
          <w:tcPr>
            <w:tcW w:w="1811" w:type="dxa"/>
          </w:tcPr>
          <w:p w:rsidR="003B6FD5" w:rsidRPr="00F37197" w:rsidRDefault="003B6FD5" w:rsidP="003B6FD5">
            <w:pPr>
              <w:pStyle w:val="guielement"/>
              <w:rPr>
                <w:lang w:val="en-GB"/>
              </w:rPr>
            </w:pPr>
            <w:r w:rsidRPr="00F37197">
              <w:rPr>
                <w:lang w:val="en-GB"/>
              </w:rPr>
              <w:t>TWM-</w:t>
            </w:r>
            <w:proofErr w:type="spellStart"/>
            <w:r w:rsidRPr="00F37197">
              <w:rPr>
                <w:lang w:val="en-GB"/>
              </w:rPr>
              <w:t>InpZ</w:t>
            </w:r>
            <w:proofErr w:type="spellEnd"/>
          </w:p>
        </w:tc>
        <w:tc>
          <w:tcPr>
            <w:tcW w:w="1406" w:type="dxa"/>
          </w:tcPr>
          <w:p w:rsidR="003B6FD5" w:rsidRPr="00F37197" w:rsidRDefault="003B6FD5" w:rsidP="003B6FD5">
            <w:pPr>
              <w:rPr>
                <w:lang w:val="en-GB"/>
              </w:rPr>
            </w:pPr>
            <w:r w:rsidRPr="00F37197">
              <w:rPr>
                <w:lang w:val="en-GB"/>
              </w:rPr>
              <w:t>None</w:t>
            </w:r>
          </w:p>
        </w:tc>
        <w:tc>
          <w:tcPr>
            <w:tcW w:w="1418" w:type="dxa"/>
          </w:tcPr>
          <w:p w:rsidR="003B6FD5" w:rsidRPr="00F37197" w:rsidRDefault="003B6FD5" w:rsidP="003B6FD5">
            <w:pPr>
              <w:jc w:val="center"/>
              <w:rPr>
                <w:lang w:val="en-GB"/>
              </w:rPr>
            </w:pPr>
            <w:r w:rsidRPr="00F37197">
              <w:rPr>
                <w:lang w:val="en-GB"/>
              </w:rPr>
              <w:t>No</w:t>
            </w:r>
          </w:p>
        </w:tc>
        <w:tc>
          <w:tcPr>
            <w:tcW w:w="4687" w:type="dxa"/>
          </w:tcPr>
          <w:p w:rsidR="003B6FD5" w:rsidRPr="00F37197" w:rsidRDefault="003B6FD5" w:rsidP="003B6FD5">
            <w:pPr>
              <w:rPr>
                <w:lang w:val="en-GB"/>
              </w:rPr>
            </w:pPr>
            <w:r w:rsidRPr="00F37197">
              <w:rPr>
                <w:lang w:val="en-GB"/>
              </w:rPr>
              <w:t>Estimation of digitizer input impedance.</w:t>
            </w:r>
          </w:p>
        </w:tc>
      </w:tr>
    </w:tbl>
    <w:p w:rsidR="003B6FD5" w:rsidRPr="00F37197" w:rsidRDefault="003B6FD5" w:rsidP="003B6FD5">
      <w:pPr>
        <w:rPr>
          <w:lang w:val="en-GB"/>
        </w:rPr>
      </w:pPr>
    </w:p>
    <w:p w:rsidR="003B6FD5" w:rsidRPr="00F37197" w:rsidRDefault="003B6FD5" w:rsidP="003B6FD5">
      <w:pPr>
        <w:rPr>
          <w:ins w:id="116" w:author="smaslan" w:date="2019-04-05T09:51:00Z"/>
          <w:lang w:val="en-GB"/>
          <w:rPrChange w:id="117" w:author="smaslan" w:date="2019-04-05T09:54:00Z">
            <w:rPr>
              <w:ins w:id="118" w:author="smaslan" w:date="2019-04-05T09:51:00Z"/>
              <w:lang w:val="en-US"/>
            </w:rPr>
          </w:rPrChange>
        </w:rPr>
      </w:pPr>
      <w:r w:rsidRPr="00F37197">
        <w:rPr>
          <w:lang w:val="en-GB"/>
        </w:rPr>
        <w:t xml:space="preserve">The algorithms are briefly described in following sections. </w:t>
      </w:r>
      <w:r>
        <w:rPr>
          <w:lang w:val="en-GB"/>
        </w:rPr>
        <w:t>Up to date d</w:t>
      </w:r>
      <w:r w:rsidRPr="00F37197">
        <w:rPr>
          <w:lang w:val="en-GB"/>
        </w:rPr>
        <w:t>etails of each algorithm can be found online</w:t>
      </w:r>
      <w:r>
        <w:rPr>
          <w:lang w:val="en-GB"/>
        </w:rPr>
        <w:t xml:space="preserve"> </w:t>
      </w:r>
      <w:r>
        <w:rPr>
          <w:lang w:val="en-GB"/>
        </w:rPr>
        <w:fldChar w:fldCharType="begin"/>
      </w:r>
      <w:r>
        <w:rPr>
          <w:lang w:val="en-GB"/>
        </w:rPr>
        <w:instrText xml:space="preserve"> REF _Ref6233188 \r \h </w:instrText>
      </w:r>
      <w:r>
        <w:rPr>
          <w:lang w:val="en-GB"/>
        </w:rPr>
      </w:r>
      <w:r>
        <w:rPr>
          <w:lang w:val="en-GB"/>
        </w:rPr>
        <w:fldChar w:fldCharType="separate"/>
      </w:r>
      <w:r w:rsidR="00A56CE1">
        <w:rPr>
          <w:lang w:val="en-GB"/>
        </w:rPr>
        <w:t>[15]</w:t>
      </w:r>
      <w:r>
        <w:rPr>
          <w:lang w:val="en-GB"/>
        </w:rPr>
        <w:fldChar w:fldCharType="end"/>
      </w:r>
      <w:r w:rsidRPr="00F37197">
        <w:rPr>
          <w:lang w:val="en-GB"/>
        </w:rPr>
        <w:t>.</w:t>
      </w:r>
    </w:p>
    <w:p w:rsidR="003B6FD5" w:rsidRPr="00F37197" w:rsidRDefault="003B6FD5" w:rsidP="003B6FD5">
      <w:pPr>
        <w:pStyle w:val="Nadpis3"/>
        <w:rPr>
          <w:ins w:id="119" w:author="smaslan" w:date="2019-04-05T09:52:00Z"/>
        </w:rPr>
        <w:pPrChange w:id="120" w:author="smaslan" w:date="2019-04-05T09:55:00Z">
          <w:pPr>
            <w:pStyle w:val="Normlnodsazen"/>
          </w:pPr>
        </w:pPrChange>
      </w:pPr>
      <w:bookmarkStart w:id="121" w:name="_Toc6233723"/>
      <w:ins w:id="122" w:author="smaslan" w:date="2019-04-05T09:52:00Z">
        <w:r w:rsidRPr="00F37197">
          <w:t>TWM-PSFE - Phase Sensitive Frequency Estimator</w:t>
        </w:r>
        <w:bookmarkEnd w:id="121"/>
      </w:ins>
    </w:p>
    <w:p w:rsidR="003B6FD5" w:rsidRPr="00F37197" w:rsidRDefault="003B6FD5" w:rsidP="003B6FD5">
      <w:pPr>
        <w:rPr>
          <w:ins w:id="123" w:author="smaslan" w:date="2019-04-05T09:52:00Z"/>
          <w:lang w:val="en-GB"/>
        </w:rPr>
      </w:pPr>
      <w:ins w:id="124" w:author="smaslan" w:date="2019-04-05T09:52:00Z">
        <w:r w:rsidRPr="00F37197">
          <w:rPr>
            <w:lang w:val="en-GB"/>
          </w:rPr>
          <w:t>TWM-PSFE is a TWM wrapper for the Phase Sensitive Frequency Estimator algorithm (PSFE). PSFE is an algorithm for estimating the frequency, amplitude, and phase of the fundamental component in harmonically distorted waveforms. The algorithm minimizes the phase difference between the sine model and the sampled waveform by effectively minimizing the influence of the harmonic components. It uses a three-parameter sine-fitting algorithm for all phase calculations. The resulting estimates show up to two orders of magnitude smaller sensitivity to harmonic distortions than the results of the four-parameter sine fitting algorithm.</w:t>
        </w:r>
      </w:ins>
      <w:r w:rsidRPr="00F37197">
        <w:rPr>
          <w:lang w:val="en-GB"/>
        </w:rPr>
        <w:t xml:space="preserve"> </w:t>
      </w:r>
    </w:p>
    <w:p w:rsidR="003B6FD5" w:rsidRPr="00F37197" w:rsidRDefault="003B6FD5" w:rsidP="003B6FD5">
      <w:pPr>
        <w:rPr>
          <w:lang w:val="en-GB"/>
        </w:rPr>
        <w:pPrChange w:id="125" w:author="smaslan" w:date="2019-04-05T09:51:00Z">
          <w:pPr>
            <w:pStyle w:val="Nadpis2"/>
            <w:ind w:left="908" w:hanging="454"/>
          </w:pPr>
        </w:pPrChange>
      </w:pPr>
      <w:ins w:id="126" w:author="smaslan" w:date="2019-04-05T09:52:00Z">
        <w:r w:rsidRPr="00F37197">
          <w:rPr>
            <w:lang w:val="en-GB"/>
          </w:rPr>
          <w:t>The TWM wrapper TWM-PSFE is designed for single-ended transducers</w:t>
        </w:r>
      </w:ins>
      <w:r w:rsidRPr="00F37197">
        <w:rPr>
          <w:lang w:val="en-GB"/>
        </w:rPr>
        <w:t xml:space="preserve"> only</w:t>
      </w:r>
      <w:ins w:id="127" w:author="smaslan" w:date="2019-04-05T09:52:00Z">
        <w:r w:rsidRPr="00F37197">
          <w:rPr>
            <w:lang w:val="en-GB"/>
          </w:rPr>
          <w:t xml:space="preserve">. It will </w:t>
        </w:r>
      </w:ins>
      <w:r w:rsidRPr="00F37197">
        <w:rPr>
          <w:lang w:val="en-GB"/>
        </w:rPr>
        <w:t xml:space="preserve">only </w:t>
      </w:r>
      <w:ins w:id="128" w:author="smaslan" w:date="2019-04-05T09:52:00Z">
        <w:r w:rsidRPr="00F37197">
          <w:rPr>
            <w:lang w:val="en-GB"/>
          </w:rPr>
          <w:t xml:space="preserve">estimate frequency </w:t>
        </w:r>
      </w:ins>
      <w:r w:rsidRPr="00F37197">
        <w:rPr>
          <w:lang w:val="en-GB"/>
        </w:rPr>
        <w:t xml:space="preserve">in the </w:t>
      </w:r>
      <w:ins w:id="129" w:author="smaslan" w:date="2019-04-05T09:52:00Z">
        <w:r w:rsidRPr="00F37197">
          <w:rPr>
            <w:lang w:val="en-GB"/>
          </w:rPr>
          <w:t>differential input transducer mode. The algorithm is equipped by a fast uncertainty estimator for the frequency quantity only.</w:t>
        </w:r>
      </w:ins>
    </w:p>
    <w:p w:rsidR="003B6FD5" w:rsidRPr="00F37197" w:rsidRDefault="003B6FD5" w:rsidP="003B6FD5">
      <w:pPr>
        <w:pStyle w:val="Nadpis3"/>
      </w:pPr>
      <w:bookmarkStart w:id="130" w:name="_Toc6233724"/>
      <w:r w:rsidRPr="00F37197">
        <w:lastRenderedPageBreak/>
        <w:t xml:space="preserve">TWM-MODTDPS - Modulation </w:t>
      </w:r>
      <w:proofErr w:type="spellStart"/>
      <w:r w:rsidRPr="00F37197">
        <w:t>analyzer</w:t>
      </w:r>
      <w:proofErr w:type="spellEnd"/>
      <w:r w:rsidRPr="00F37197">
        <w:t xml:space="preserve"> in Time Domain, by quadrature Phase Shifting</w:t>
      </w:r>
      <w:bookmarkEnd w:id="130"/>
    </w:p>
    <w:p w:rsidR="003B6FD5" w:rsidRPr="00F37197" w:rsidRDefault="003B6FD5" w:rsidP="003B6FD5">
      <w:pPr>
        <w:rPr>
          <w:lang w:val="en-GB"/>
        </w:rPr>
      </w:pPr>
      <w:r w:rsidRPr="00F37197">
        <w:rPr>
          <w:lang w:val="en-GB"/>
        </w:rPr>
        <w:t>TWM-MODTDPS is algorithm for calculation of the amplitude modulation parameters of non-coherently sampled signal in time domain. It was designed for basic estimation of the modulation parameters of a sinusoidal carrier modulated by sine wave or rectangular wave with duty cycle 50 %. It is intended as an alternative to the Flicker algorithm if it is required to measure only modulating parameters.</w:t>
      </w:r>
    </w:p>
    <w:p w:rsidR="003B6FD5" w:rsidRPr="00F37197" w:rsidRDefault="003B6FD5" w:rsidP="003B6FD5">
      <w:pPr>
        <w:rPr>
          <w:lang w:val="en-GB"/>
        </w:rPr>
      </w:pPr>
      <w:r w:rsidRPr="00F37197">
        <w:rPr>
          <w:lang w:val="en-GB"/>
        </w:rPr>
        <w:t xml:space="preserve">The algorithm operates in time domain and it is based on the analytical signal. It is capable to estimate the parameters up to modulating-to-carrier frequency ratio of 33 %. The record must contain at least 3 periods of the modulating signal and it also requires at least 10 samples per period of carrier. </w:t>
      </w:r>
    </w:p>
    <w:p w:rsidR="003B6FD5" w:rsidRPr="00F37197" w:rsidRDefault="003B6FD5" w:rsidP="003B6FD5">
      <w:pPr>
        <w:rPr>
          <w:lang w:val="en-GB"/>
        </w:rPr>
      </w:pPr>
      <w:r w:rsidRPr="00F37197">
        <w:rPr>
          <w:lang w:val="en-GB"/>
        </w:rPr>
        <w:t xml:space="preserve">It is capable to use the differential transducer </w:t>
      </w:r>
      <w:proofErr w:type="gramStart"/>
      <w:r w:rsidRPr="00F37197">
        <w:rPr>
          <w:lang w:val="en-GB"/>
        </w:rPr>
        <w:t>connection,</w:t>
      </w:r>
      <w:proofErr w:type="gramEnd"/>
      <w:r w:rsidRPr="00F37197">
        <w:rPr>
          <w:lang w:val="en-GB"/>
        </w:rPr>
        <w:t xml:space="preserve"> however the uncertainty is not calculated for the differential mode. The algorithm is equipped by an uncertainty estimator, which covers most of the operating range. The estimator parameter space contains a few gaps where the algorithm may fail, which will be always indicated as an error message. These gaps problems may be prevented by changing the sampling parameters, e.g. by changing the samples count or a sampling rate.</w:t>
      </w:r>
    </w:p>
    <w:p w:rsidR="003B6FD5" w:rsidRPr="00F37197" w:rsidRDefault="003B6FD5" w:rsidP="003B6FD5">
      <w:pPr>
        <w:pStyle w:val="Nadpis3"/>
      </w:pPr>
      <w:bookmarkStart w:id="131" w:name="_Toc6233725"/>
      <w:r w:rsidRPr="00F37197">
        <w:t>TWM-FPNLSF - Four Parameter Non Linear Sine Fit</w:t>
      </w:r>
      <w:bookmarkEnd w:id="131"/>
    </w:p>
    <w:p w:rsidR="003B6FD5" w:rsidRPr="00F37197" w:rsidRDefault="003B6FD5" w:rsidP="003B6FD5">
      <w:pPr>
        <w:rPr>
          <w:lang w:val="en-GB"/>
        </w:rPr>
      </w:pPr>
      <w:r w:rsidRPr="00F37197">
        <w:rPr>
          <w:lang w:val="en-GB"/>
        </w:rPr>
        <w:t xml:space="preserve">This algorithm fits a sine wave to the recorded data by means of non-linear least squares fitting method using 4 parameter (frequency, amplitude, phase and offset) </w:t>
      </w:r>
      <w:proofErr w:type="gramStart"/>
      <w:r w:rsidRPr="00F37197">
        <w:rPr>
          <w:lang w:val="en-GB"/>
        </w:rPr>
        <w:t>model</w:t>
      </w:r>
      <w:proofErr w:type="gramEnd"/>
      <w:r w:rsidRPr="00F37197">
        <w:rPr>
          <w:lang w:val="en-GB"/>
        </w:rPr>
        <w:t xml:space="preserve">. Due to non-linear characteristic, convergence is not always achieved. When run in </w:t>
      </w:r>
      <w:proofErr w:type="spellStart"/>
      <w:r w:rsidRPr="00F37197">
        <w:rPr>
          <w:lang w:val="en-GB"/>
        </w:rPr>
        <w:t>Matlab</w:t>
      </w:r>
      <w:proofErr w:type="spellEnd"/>
      <w:r w:rsidRPr="00F37197">
        <w:rPr>
          <w:lang w:val="en-GB"/>
        </w:rPr>
        <w:t>, function “</w:t>
      </w:r>
      <w:proofErr w:type="spellStart"/>
      <w:r w:rsidRPr="00F37197">
        <w:rPr>
          <w:lang w:val="en-GB"/>
        </w:rPr>
        <w:t>lsqnonlin</w:t>
      </w:r>
      <w:proofErr w:type="spellEnd"/>
      <w:r w:rsidRPr="00F37197">
        <w:rPr>
          <w:lang w:val="en-GB"/>
        </w:rPr>
        <w:t>” in Optimization toolbox is used. When run in GNU Octave, function “</w:t>
      </w:r>
      <w:proofErr w:type="spellStart"/>
      <w:r w:rsidRPr="00F37197">
        <w:rPr>
          <w:lang w:val="en-GB"/>
        </w:rPr>
        <w:t>leasqr</w:t>
      </w:r>
      <w:proofErr w:type="spellEnd"/>
      <w:r w:rsidRPr="00F37197">
        <w:rPr>
          <w:lang w:val="en-GB"/>
        </w:rPr>
        <w:t xml:space="preserve">” in GNU Octave Forge package </w:t>
      </w:r>
      <w:proofErr w:type="spellStart"/>
      <w:r w:rsidRPr="00F37197">
        <w:rPr>
          <w:lang w:val="en-GB"/>
        </w:rPr>
        <w:t>optim</w:t>
      </w:r>
      <w:proofErr w:type="spellEnd"/>
      <w:r w:rsidRPr="00F37197">
        <w:rPr>
          <w:lang w:val="en-GB"/>
        </w:rPr>
        <w:t xml:space="preserve"> is used. Therefore results can differ.</w:t>
      </w:r>
    </w:p>
    <w:p w:rsidR="003B6FD5" w:rsidRPr="00F37197" w:rsidRDefault="003B6FD5" w:rsidP="003B6FD5">
      <w:pPr>
        <w:rPr>
          <w:lang w:val="en-GB"/>
        </w:rPr>
      </w:pPr>
      <w:r w:rsidRPr="00F37197">
        <w:rPr>
          <w:lang w:val="en-GB"/>
        </w:rPr>
        <w:t>This algorithm, in general, is not suitable for distorted signals. It offers good results for signals with low harmonic content if at least 10 periods of signal are recorded with preferably at least 50 samples per period. The algorithm also requires initial estimate of the frequency accurate to 500 ppm.</w:t>
      </w:r>
    </w:p>
    <w:p w:rsidR="003B6FD5" w:rsidRPr="00F37197" w:rsidRDefault="003B6FD5" w:rsidP="003B6FD5">
      <w:pPr>
        <w:rPr>
          <w:lang w:val="en-GB"/>
        </w:rPr>
      </w:pPr>
      <w:r w:rsidRPr="00F37197">
        <w:rPr>
          <w:lang w:val="en-GB"/>
        </w:rPr>
        <w:t xml:space="preserve">The algorithm supports differential transducer connection. The integrated uncertainty estimator was developed only for the GNU Octave version. This should be still kept in mind when using the algorithm with </w:t>
      </w:r>
      <w:proofErr w:type="spellStart"/>
      <w:r w:rsidRPr="00F37197">
        <w:rPr>
          <w:lang w:val="en-GB"/>
        </w:rPr>
        <w:t>Matlab</w:t>
      </w:r>
      <w:proofErr w:type="spellEnd"/>
      <w:r w:rsidRPr="00F37197">
        <w:rPr>
          <w:lang w:val="en-GB"/>
        </w:rPr>
        <w:t xml:space="preserve"> despite the </w:t>
      </w:r>
      <w:proofErr w:type="spellStart"/>
      <w:r w:rsidRPr="00F37197">
        <w:rPr>
          <w:lang w:val="en-GB"/>
        </w:rPr>
        <w:t>Matlab</w:t>
      </w:r>
      <w:proofErr w:type="spellEnd"/>
      <w:r w:rsidRPr="00F37197">
        <w:rPr>
          <w:lang w:val="en-GB"/>
        </w:rPr>
        <w:t xml:space="preserve"> version seems to give always more accurate results than GNU Octave.</w:t>
      </w:r>
    </w:p>
    <w:p w:rsidR="003B6FD5" w:rsidRPr="00F37197" w:rsidRDefault="003B6FD5" w:rsidP="003B6FD5">
      <w:pPr>
        <w:pStyle w:val="Nadpis3"/>
      </w:pPr>
      <w:bookmarkStart w:id="132" w:name="_Toc6233726"/>
      <w:r w:rsidRPr="00F37197">
        <w:t>TWM-HCRMS - Half Cycle RMS algorithm</w:t>
      </w:r>
      <w:bookmarkEnd w:id="132"/>
    </w:p>
    <w:p w:rsidR="003B6FD5" w:rsidRPr="00F37197" w:rsidRDefault="003B6FD5" w:rsidP="003B6FD5">
      <w:pPr>
        <w:rPr>
          <w:lang w:val="en-GB"/>
        </w:rPr>
      </w:pPr>
      <w:r w:rsidRPr="00F37197">
        <w:rPr>
          <w:lang w:val="en-GB"/>
        </w:rPr>
        <w:t xml:space="preserve">Algorithm for calculation of the so called half cycle RMS values or sliding window RMS values of a single phase waveform. It calculates RMS value of signal in length of one period with window step defined by the method of calculation. That is, according to the IEC 61000-3-40: (i) Class A - half-cycle step; (ii) Class S – “sliding window” step (20 windows per period for this implementation). </w:t>
      </w:r>
    </w:p>
    <w:p w:rsidR="003B6FD5" w:rsidRPr="00F37197" w:rsidRDefault="003B6FD5" w:rsidP="003B6FD5">
      <w:pPr>
        <w:rPr>
          <w:lang w:val="en-GB"/>
        </w:rPr>
      </w:pPr>
      <w:r w:rsidRPr="00F37197">
        <w:rPr>
          <w:lang w:val="en-GB"/>
        </w:rPr>
        <w:t xml:space="preserve">The algorithm is designed so it can handle non-coherent sampling and also it is capable to compensate slow frequency drifts. It uses PSFE and resampling technique to ensure coherent sampling internally. The user can enter signal frequency manually if coherent sampling was ensured by the digitizer. </w:t>
      </w:r>
    </w:p>
    <w:p w:rsidR="003B6FD5" w:rsidRPr="00F37197" w:rsidRDefault="003B6FD5" w:rsidP="003B6FD5">
      <w:pPr>
        <w:rPr>
          <w:lang w:val="en-GB"/>
        </w:rPr>
      </w:pPr>
      <w:r w:rsidRPr="00F37197">
        <w:rPr>
          <w:lang w:val="en-GB"/>
        </w:rPr>
        <w:t>In general, the algorithm will work better with higher sampling rates. At least 100 samples should be recorded per period of the fundamental component (= sampling rate 5 </w:t>
      </w:r>
      <w:proofErr w:type="spellStart"/>
      <w:r w:rsidRPr="00F37197">
        <w:rPr>
          <w:lang w:val="en-GB"/>
        </w:rPr>
        <w:t>kSa</w:t>
      </w:r>
      <w:proofErr w:type="spellEnd"/>
      <w:r w:rsidRPr="00F37197">
        <w:rPr>
          <w:lang w:val="en-GB"/>
        </w:rPr>
        <w:t>/s for 50 Hz networks). The higher is better, because the RMS algorithm will better suppress the harmonic and inter-harmonic content.</w:t>
      </w:r>
    </w:p>
    <w:p w:rsidR="003B6FD5" w:rsidRPr="00F37197" w:rsidRDefault="003B6FD5" w:rsidP="003B6FD5">
      <w:pPr>
        <w:rPr>
          <w:lang w:val="en-GB"/>
        </w:rPr>
      </w:pPr>
      <w:r w:rsidRPr="00F37197">
        <w:rPr>
          <w:lang w:val="en-GB"/>
        </w:rPr>
        <w:t>The algorithm is for single-ended input only and it is equipped with fast uncertainty estimator.</w:t>
      </w:r>
    </w:p>
    <w:p w:rsidR="003B6FD5" w:rsidRPr="00F37197" w:rsidRDefault="003B6FD5" w:rsidP="003B6FD5">
      <w:pPr>
        <w:pStyle w:val="Nadpis3"/>
      </w:pPr>
      <w:bookmarkStart w:id="133" w:name="_Toc6233727"/>
      <w:r w:rsidRPr="00F37197">
        <w:lastRenderedPageBreak/>
        <w:t>TWM-</w:t>
      </w:r>
      <w:proofErr w:type="spellStart"/>
      <w:r w:rsidRPr="00F37197">
        <w:t>InDiSwell</w:t>
      </w:r>
      <w:proofErr w:type="spellEnd"/>
      <w:r w:rsidRPr="00F37197">
        <w:t xml:space="preserve"> - Interruption, Dip, Swell event detector</w:t>
      </w:r>
      <w:bookmarkEnd w:id="133"/>
    </w:p>
    <w:p w:rsidR="003B6FD5" w:rsidRPr="00F37197" w:rsidRDefault="003B6FD5" w:rsidP="003B6FD5">
      <w:pPr>
        <w:rPr>
          <w:lang w:val="en-GB"/>
        </w:rPr>
      </w:pPr>
      <w:r w:rsidRPr="00F37197">
        <w:rPr>
          <w:lang w:val="en-GB"/>
        </w:rPr>
        <w:t xml:space="preserve">This algorithm detects power quality events “dip”, “swell” and “interruption” for a single phase systems according to the IEC 61000-3-40, “class A” (half-cycle step) or “class S” (sliding window). It returns relative event time, duration and its residual RMS value in </w:t>
      </w:r>
      <w:proofErr w:type="spellStart"/>
      <w:r w:rsidRPr="00F37197">
        <w:rPr>
          <w:lang w:val="en-GB"/>
        </w:rPr>
        <w:t>percents</w:t>
      </w:r>
      <w:proofErr w:type="spellEnd"/>
      <w:r w:rsidRPr="00F37197">
        <w:rPr>
          <w:lang w:val="en-GB"/>
        </w:rPr>
        <w:t xml:space="preserve"> relative to the entered nominal level. Note the result provided for the classes A and S should be identical as long as the event is synchronised with the nominal frequency zero-cross. However that is rarely the case of real life situations, so the selection must be made depending on the prescription for the given PQ meter test or PQ event calibrator.</w:t>
      </w:r>
    </w:p>
    <w:p w:rsidR="003B6FD5" w:rsidRPr="00F37197" w:rsidRDefault="003B6FD5" w:rsidP="003B6FD5">
      <w:pPr>
        <w:rPr>
          <w:lang w:val="en-GB"/>
        </w:rPr>
      </w:pPr>
      <w:r w:rsidRPr="00F37197">
        <w:rPr>
          <w:lang w:val="en-GB"/>
        </w:rPr>
        <w:t>The algorithm internally uses RMS envelope detector TWM-HCRMS, so the accuracy of the detection depends on its properties. In general, the algorithm will work better with higher sampling rates. At least 100 samples should be recorded per period of the fundamental component (= sampling rate 5 </w:t>
      </w:r>
      <w:proofErr w:type="spellStart"/>
      <w:r w:rsidRPr="00F37197">
        <w:rPr>
          <w:lang w:val="en-GB"/>
        </w:rPr>
        <w:t>kSa</w:t>
      </w:r>
      <w:proofErr w:type="spellEnd"/>
      <w:r w:rsidRPr="00F37197">
        <w:rPr>
          <w:lang w:val="en-GB"/>
        </w:rPr>
        <w:t>/s for 50 Hz networks). The higher is better, because the RMS algorithm will better suppress the harmonic and inter-harmonic content.</w:t>
      </w:r>
    </w:p>
    <w:p w:rsidR="003B6FD5" w:rsidRPr="00F37197" w:rsidRDefault="003B6FD5" w:rsidP="003B6FD5">
      <w:pPr>
        <w:rPr>
          <w:lang w:val="en-GB"/>
        </w:rPr>
      </w:pPr>
      <w:r w:rsidRPr="00F37197">
        <w:rPr>
          <w:lang w:val="en-GB"/>
        </w:rPr>
        <w:t>The algorithm is for single-ended input only and it is equipped with fast uncertainty estimator.</w:t>
      </w:r>
    </w:p>
    <w:p w:rsidR="003B6FD5" w:rsidRPr="00F37197" w:rsidRDefault="003B6FD5" w:rsidP="003B6FD5">
      <w:pPr>
        <w:pStyle w:val="Nadpis3"/>
      </w:pPr>
      <w:bookmarkStart w:id="134" w:name="_Toc6233728"/>
      <w:r w:rsidRPr="00F37197">
        <w:t>TWM-THDWFFT - THD from Windowed FFT</w:t>
      </w:r>
      <w:bookmarkEnd w:id="134"/>
    </w:p>
    <w:p w:rsidR="003B6FD5" w:rsidRPr="00F37197" w:rsidRDefault="003B6FD5" w:rsidP="003B6FD5">
      <w:pPr>
        <w:rPr>
          <w:lang w:val="en-GB"/>
        </w:rPr>
      </w:pPr>
      <w:r w:rsidRPr="00F37197">
        <w:rPr>
          <w:lang w:val="en-GB"/>
        </w:rPr>
        <w:t>This algorithm is designed for calculation of the harmonics and Total Harmonic Distortion (THD) of the non-coherently sampled signal. It uses windowed FFT to detect the harmonic amplitudes, which limits the achievable accuracy of the harmonics detection due to the window scalloping effect. However, the algorithm was initially designed for THD calculation of the low-distortion signals, where the accuracy was not critical. The relative expanded uncertainty of the harmonics is at least 0.015 % (or 0.005 % after highly experimental correction method). On the other hand, the algorithm was designed to compensate the spectral leakage of the noise to the harmonics near noise level, so it offers decent accuracy for the very low distortions near self-THD of the digitizer itself.</w:t>
      </w:r>
    </w:p>
    <w:p w:rsidR="003B6FD5" w:rsidRPr="00F37197" w:rsidRDefault="003B6FD5" w:rsidP="003B6FD5">
      <w:pPr>
        <w:rPr>
          <w:lang w:val="en-GB"/>
        </w:rPr>
      </w:pPr>
      <w:r w:rsidRPr="00F37197">
        <w:rPr>
          <w:lang w:val="en-GB"/>
        </w:rPr>
        <w:t xml:space="preserve">The algorithm supports direct processing of a multiple records which are used to produce averaged spectrum before the main calculation. This possibility should be preferred instead of repeated call of the algorithm for each record as it reduces the noise. The algorithm supports only single-ended transducer connection. </w:t>
      </w:r>
    </w:p>
    <w:p w:rsidR="003B6FD5" w:rsidRPr="00F37197" w:rsidRDefault="003B6FD5" w:rsidP="003B6FD5">
      <w:pPr>
        <w:rPr>
          <w:lang w:val="en-GB"/>
        </w:rPr>
      </w:pPr>
      <w:r w:rsidRPr="00F37197">
        <w:rPr>
          <w:lang w:val="en-GB"/>
        </w:rPr>
        <w:t xml:space="preserve">The algorithm returns: (i) Full spectrum; (ii) Identified harmonics; (iii) THD coefficients according various definitions; (iv) RMS noise estimate; (v) </w:t>
      </w:r>
      <w:proofErr w:type="spellStart"/>
      <w:r w:rsidRPr="00F37197">
        <w:rPr>
          <w:lang w:val="en-GB"/>
        </w:rPr>
        <w:t>THD+Noise</w:t>
      </w:r>
      <w:proofErr w:type="spellEnd"/>
      <w:r w:rsidRPr="00F37197">
        <w:rPr>
          <w:lang w:val="en-GB"/>
        </w:rPr>
        <w:t xml:space="preserve"> estimate.</w:t>
      </w:r>
    </w:p>
    <w:p w:rsidR="003B6FD5" w:rsidRPr="00F37197" w:rsidRDefault="003B6FD5" w:rsidP="003B6FD5">
      <w:pPr>
        <w:rPr>
          <w:lang w:val="en-GB"/>
        </w:rPr>
      </w:pPr>
      <w:r w:rsidRPr="00F37197">
        <w:rPr>
          <w:lang w:val="en-GB"/>
        </w:rPr>
        <w:t>Note the uncertainty is evaluated only for some of the returned parameters.</w:t>
      </w:r>
    </w:p>
    <w:p w:rsidR="003B6FD5" w:rsidRPr="00F37197" w:rsidRDefault="003B6FD5" w:rsidP="003B6FD5">
      <w:pPr>
        <w:pStyle w:val="Nadpis3"/>
      </w:pPr>
      <w:bookmarkStart w:id="135" w:name="_Toc6233729"/>
      <w:r w:rsidRPr="00F37197">
        <w:t>TWM-PWRTDI - Power by Time Domain Integration</w:t>
      </w:r>
      <w:bookmarkEnd w:id="135"/>
    </w:p>
    <w:p w:rsidR="003B6FD5" w:rsidRPr="00F37197" w:rsidRDefault="003B6FD5" w:rsidP="003B6FD5">
      <w:pPr>
        <w:rPr>
          <w:lang w:val="en-GB"/>
        </w:rPr>
      </w:pPr>
      <w:r w:rsidRPr="00F37197">
        <w:rPr>
          <w:lang w:val="en-GB"/>
        </w:rPr>
        <w:t xml:space="preserve">TWM-PWRTDI is an algorithm for calculation of power parameters using a time domain integration of </w:t>
      </w:r>
      <w:proofErr w:type="gramStart"/>
      <w:r w:rsidRPr="00F37197">
        <w:rPr>
          <w:i/>
          <w:lang w:val="en-GB"/>
        </w:rPr>
        <w:t>u</w:t>
      </w:r>
      <w:r w:rsidRPr="00F37197">
        <w:rPr>
          <w:lang w:val="en-GB"/>
        </w:rPr>
        <w:t>(</w:t>
      </w:r>
      <w:proofErr w:type="gramEnd"/>
      <w:r w:rsidRPr="00F37197">
        <w:rPr>
          <w:i/>
          <w:lang w:val="en-GB"/>
        </w:rPr>
        <w:t>t</w:t>
      </w:r>
      <w:r w:rsidRPr="00F37197">
        <w:rPr>
          <w:lang w:val="en-GB"/>
        </w:rPr>
        <w:t>)*</w:t>
      </w:r>
      <w:r w:rsidRPr="00F37197">
        <w:rPr>
          <w:i/>
          <w:lang w:val="en-GB"/>
        </w:rPr>
        <w:t>i</w:t>
      </w:r>
      <w:r w:rsidRPr="00F37197">
        <w:rPr>
          <w:lang w:val="en-GB"/>
        </w:rPr>
        <w:t>(</w:t>
      </w:r>
      <w:r w:rsidRPr="00F37197">
        <w:rPr>
          <w:i/>
          <w:lang w:val="en-GB"/>
        </w:rPr>
        <w:t>t</w:t>
      </w:r>
      <w:r w:rsidRPr="00F37197">
        <w:rPr>
          <w:lang w:val="en-GB"/>
        </w:rPr>
        <w:t>) product. It is based on the use of window function to eliminate effects of non-coherent sampling. Therefore, it does work even for non-coherently sampled waveforms. The algorithm itself without correction effect can easily reach errors below 1 µW/VA with proper selection of a sampling rate and windows size.</w:t>
      </w:r>
    </w:p>
    <w:p w:rsidR="003B6FD5" w:rsidRPr="00F37197" w:rsidRDefault="003B6FD5" w:rsidP="003B6FD5">
      <w:pPr>
        <w:rPr>
          <w:lang w:val="en-GB"/>
        </w:rPr>
      </w:pPr>
      <w:r w:rsidRPr="00F37197">
        <w:rPr>
          <w:lang w:val="en-GB"/>
        </w:rPr>
        <w:t xml:space="preserve">The algorithm can calculate all basic parameters: active power </w:t>
      </w:r>
      <w:r w:rsidRPr="00F37197">
        <w:rPr>
          <w:i/>
          <w:lang w:val="en-GB"/>
        </w:rPr>
        <w:t>P</w:t>
      </w:r>
      <w:r w:rsidRPr="00F37197">
        <w:rPr>
          <w:lang w:val="en-GB"/>
        </w:rPr>
        <w:t xml:space="preserve">, reactive power </w:t>
      </w:r>
      <w:r w:rsidRPr="00F37197">
        <w:rPr>
          <w:i/>
          <w:lang w:val="en-GB"/>
        </w:rPr>
        <w:t>Q</w:t>
      </w:r>
      <w:r w:rsidRPr="00F37197">
        <w:rPr>
          <w:lang w:val="en-GB"/>
        </w:rPr>
        <w:t xml:space="preserve">, apparent power </w:t>
      </w:r>
      <w:r w:rsidRPr="00F37197">
        <w:rPr>
          <w:i/>
          <w:lang w:val="en-GB"/>
        </w:rPr>
        <w:t>S</w:t>
      </w:r>
      <w:r w:rsidRPr="00F37197">
        <w:rPr>
          <w:lang w:val="en-GB"/>
        </w:rPr>
        <w:t xml:space="preserve">, RMS voltage </w:t>
      </w:r>
      <w:r w:rsidRPr="00F37197">
        <w:rPr>
          <w:i/>
          <w:lang w:val="en-GB"/>
        </w:rPr>
        <w:t>U</w:t>
      </w:r>
      <w:r w:rsidRPr="00F37197">
        <w:rPr>
          <w:lang w:val="en-GB"/>
        </w:rPr>
        <w:t xml:space="preserve">, RMS current </w:t>
      </w:r>
      <w:r w:rsidRPr="00F37197">
        <w:rPr>
          <w:i/>
          <w:lang w:val="en-GB"/>
        </w:rPr>
        <w:t>I</w:t>
      </w:r>
      <w:r w:rsidRPr="00F37197">
        <w:rPr>
          <w:lang w:val="en-GB"/>
        </w:rPr>
        <w:t xml:space="preserve"> and power factor </w:t>
      </w:r>
      <w:r w:rsidRPr="00F37197">
        <w:rPr>
          <w:i/>
          <w:lang w:val="en-GB"/>
        </w:rPr>
        <w:t>PF</w:t>
      </w:r>
      <w:r w:rsidRPr="00F37197">
        <w:rPr>
          <w:lang w:val="en-GB"/>
        </w:rPr>
        <w:t xml:space="preserve">. It also returns DC components separately: </w:t>
      </w:r>
      <w:proofErr w:type="spellStart"/>
      <w:proofErr w:type="gramStart"/>
      <w:r w:rsidRPr="00F37197">
        <w:rPr>
          <w:i/>
          <w:lang w:val="en-GB"/>
        </w:rPr>
        <w:t>U</w:t>
      </w:r>
      <w:r w:rsidRPr="00F37197">
        <w:rPr>
          <w:lang w:val="en-GB"/>
        </w:rPr>
        <w:t>dc</w:t>
      </w:r>
      <w:proofErr w:type="spellEnd"/>
      <w:proofErr w:type="gramEnd"/>
      <w:r w:rsidRPr="00F37197">
        <w:rPr>
          <w:lang w:val="en-GB"/>
        </w:rPr>
        <w:t xml:space="preserve">, </w:t>
      </w:r>
      <w:proofErr w:type="spellStart"/>
      <w:r w:rsidRPr="00F37197">
        <w:rPr>
          <w:i/>
          <w:lang w:val="en-GB"/>
        </w:rPr>
        <w:t>I</w:t>
      </w:r>
      <w:r w:rsidRPr="00F37197">
        <w:rPr>
          <w:lang w:val="en-GB"/>
        </w:rPr>
        <w:t>dc</w:t>
      </w:r>
      <w:proofErr w:type="spellEnd"/>
      <w:r w:rsidRPr="00F37197">
        <w:rPr>
          <w:lang w:val="en-GB"/>
        </w:rPr>
        <w:t xml:space="preserve"> and </w:t>
      </w:r>
      <w:proofErr w:type="spellStart"/>
      <w:r w:rsidRPr="00F37197">
        <w:rPr>
          <w:i/>
          <w:lang w:val="en-GB"/>
        </w:rPr>
        <w:t>P</w:t>
      </w:r>
      <w:r w:rsidRPr="00F37197">
        <w:rPr>
          <w:lang w:val="en-GB"/>
        </w:rPr>
        <w:t>dc</w:t>
      </w:r>
      <w:proofErr w:type="spellEnd"/>
      <w:r w:rsidRPr="00F37197">
        <w:rPr>
          <w:lang w:val="en-GB"/>
        </w:rPr>
        <w:t xml:space="preserve">. User may choose optional AC coupling mode by setting parameter </w:t>
      </w:r>
      <w:proofErr w:type="spellStart"/>
      <w:r w:rsidRPr="00F37197">
        <w:rPr>
          <w:i/>
          <w:lang w:val="en-GB"/>
        </w:rPr>
        <w:t>ac_coupling</w:t>
      </w:r>
      <w:proofErr w:type="spellEnd"/>
      <w:r w:rsidRPr="00F37197">
        <w:rPr>
          <w:lang w:val="en-GB"/>
        </w:rPr>
        <w:t xml:space="preserve"> = 1 in which case the </w:t>
      </w:r>
      <w:r w:rsidRPr="00F37197">
        <w:rPr>
          <w:i/>
          <w:lang w:val="en-GB"/>
        </w:rPr>
        <w:t>U</w:t>
      </w:r>
      <w:r w:rsidRPr="00F37197">
        <w:rPr>
          <w:lang w:val="en-GB"/>
        </w:rPr>
        <w:t xml:space="preserve">, </w:t>
      </w:r>
      <w:r w:rsidRPr="00F37197">
        <w:rPr>
          <w:i/>
          <w:lang w:val="en-GB"/>
        </w:rPr>
        <w:t>I</w:t>
      </w:r>
      <w:r w:rsidRPr="00F37197">
        <w:rPr>
          <w:lang w:val="en-GB"/>
        </w:rPr>
        <w:t xml:space="preserve">, </w:t>
      </w:r>
      <w:r w:rsidRPr="00F37197">
        <w:rPr>
          <w:i/>
          <w:lang w:val="en-GB"/>
        </w:rPr>
        <w:t>P</w:t>
      </w:r>
      <w:r w:rsidRPr="00F37197">
        <w:rPr>
          <w:lang w:val="en-GB"/>
        </w:rPr>
        <w:t xml:space="preserve">, </w:t>
      </w:r>
      <w:r w:rsidRPr="00F37197">
        <w:rPr>
          <w:i/>
          <w:lang w:val="en-GB"/>
        </w:rPr>
        <w:t>Q</w:t>
      </w:r>
      <w:r w:rsidRPr="00F37197">
        <w:rPr>
          <w:lang w:val="en-GB"/>
        </w:rPr>
        <w:t xml:space="preserve">, </w:t>
      </w:r>
      <w:r w:rsidRPr="00F37197">
        <w:rPr>
          <w:i/>
          <w:lang w:val="en-GB"/>
        </w:rPr>
        <w:t>S</w:t>
      </w:r>
      <w:r w:rsidRPr="00F37197">
        <w:rPr>
          <w:lang w:val="en-GB"/>
        </w:rPr>
        <w:t xml:space="preserve"> and </w:t>
      </w:r>
      <w:r w:rsidRPr="00F37197">
        <w:rPr>
          <w:i/>
          <w:lang w:val="en-GB"/>
        </w:rPr>
        <w:t>PF</w:t>
      </w:r>
      <w:r w:rsidRPr="00F37197">
        <w:rPr>
          <w:lang w:val="en-GB"/>
        </w:rPr>
        <w:t xml:space="preserve"> will be calculated without the AC component.</w:t>
      </w:r>
    </w:p>
    <w:p w:rsidR="003B6FD5" w:rsidRPr="00F37197" w:rsidRDefault="003B6FD5" w:rsidP="003B6FD5">
      <w:pPr>
        <w:rPr>
          <w:lang w:val="en-GB"/>
        </w:rPr>
      </w:pPr>
      <w:r w:rsidRPr="00F37197">
        <w:rPr>
          <w:lang w:val="en-GB"/>
        </w:rPr>
        <w:t xml:space="preserve">Note the windowed RMS method itself can calculate power in any </w:t>
      </w:r>
      <w:proofErr w:type="gramStart"/>
      <w:r w:rsidRPr="00F37197">
        <w:rPr>
          <w:lang w:val="en-GB"/>
        </w:rPr>
        <w:t>quadrant,</w:t>
      </w:r>
      <w:proofErr w:type="gramEnd"/>
      <w:r w:rsidRPr="00F37197">
        <w:rPr>
          <w:lang w:val="en-GB"/>
        </w:rPr>
        <w:t xml:space="preserve"> however it is not able to distinguish all four quadrants. The quadrant identification (proper signs for </w:t>
      </w:r>
      <w:r w:rsidRPr="00F37197">
        <w:rPr>
          <w:i/>
          <w:lang w:val="en-GB"/>
        </w:rPr>
        <w:t>P</w:t>
      </w:r>
      <w:r w:rsidRPr="00F37197">
        <w:rPr>
          <w:lang w:val="en-GB"/>
        </w:rPr>
        <w:t xml:space="preserve"> and </w:t>
      </w:r>
      <w:r w:rsidRPr="00F37197">
        <w:rPr>
          <w:i/>
          <w:lang w:val="en-GB"/>
        </w:rPr>
        <w:t>Q</w:t>
      </w:r>
      <w:r w:rsidRPr="00F37197">
        <w:rPr>
          <w:lang w:val="en-GB"/>
        </w:rPr>
        <w:t xml:space="preserve">) is obtained from a complementary windowed FFT algorithm which is running along the main RMS calculation. Note the quadrant selection may fail around </w:t>
      </w:r>
      <w:r w:rsidRPr="00F37197">
        <w:rPr>
          <w:i/>
          <w:lang w:val="en-GB"/>
        </w:rPr>
        <w:t>PF</w:t>
      </w:r>
      <w:r w:rsidRPr="00F37197">
        <w:rPr>
          <w:lang w:val="en-GB"/>
        </w:rPr>
        <w:t> = </w:t>
      </w:r>
      <w:r w:rsidRPr="00F37197">
        <w:rPr>
          <w:i/>
          <w:lang w:val="en-GB"/>
        </w:rPr>
        <w:t>0</w:t>
      </w:r>
      <w:r w:rsidRPr="00F37197">
        <w:rPr>
          <w:lang w:val="en-GB"/>
        </w:rPr>
        <w:t xml:space="preserve"> (the absolute values </w:t>
      </w:r>
      <w:r w:rsidRPr="00F37197">
        <w:rPr>
          <w:lang w:val="en-GB"/>
        </w:rPr>
        <w:lastRenderedPageBreak/>
        <w:t xml:space="preserve">will be correct). The sign of </w:t>
      </w:r>
      <w:r w:rsidRPr="00F37197">
        <w:rPr>
          <w:i/>
          <w:lang w:val="en-GB"/>
        </w:rPr>
        <w:t>Q</w:t>
      </w:r>
      <w:r w:rsidRPr="00F37197">
        <w:rPr>
          <w:lang w:val="en-GB"/>
        </w:rPr>
        <w:t xml:space="preserve"> is calculated using harmonic components method according </w:t>
      </w:r>
      <w:proofErr w:type="spellStart"/>
      <w:r w:rsidRPr="00F37197">
        <w:rPr>
          <w:lang w:val="en-GB"/>
        </w:rPr>
        <w:t>Budenau</w:t>
      </w:r>
      <w:proofErr w:type="spellEnd"/>
      <w:r w:rsidRPr="00F37197">
        <w:rPr>
          <w:lang w:val="en-GB"/>
        </w:rPr>
        <w:t xml:space="preserve"> definition.</w:t>
      </w:r>
    </w:p>
    <w:p w:rsidR="003B6FD5" w:rsidRPr="00F37197" w:rsidRDefault="003B6FD5" w:rsidP="003B6FD5">
      <w:pPr>
        <w:rPr>
          <w:lang w:val="en-GB"/>
        </w:rPr>
      </w:pPr>
      <w:r w:rsidRPr="00F37197">
        <w:rPr>
          <w:lang w:val="en-GB"/>
        </w:rPr>
        <w:t>The TWM-PWRTDI algorithm is able to use single-ended or differential input sensors for voltage channel, current channel or both. The algorithm is also equipped by a fast uncertainty estimator and the Monte Carlo uncertainty calculation method for more accurate but slower uncertainty evaluation.</w:t>
      </w:r>
    </w:p>
    <w:p w:rsidR="003B6FD5" w:rsidRPr="00F37197" w:rsidRDefault="003B6FD5" w:rsidP="003B6FD5">
      <w:pPr>
        <w:pStyle w:val="Nadpis3"/>
      </w:pPr>
      <w:bookmarkStart w:id="136" w:name="_Toc6233730"/>
      <w:r w:rsidRPr="00F37197">
        <w:t>TWM-WRMS - RMS value by Windowed Time Domain Integration</w:t>
      </w:r>
      <w:bookmarkEnd w:id="136"/>
    </w:p>
    <w:p w:rsidR="003B6FD5" w:rsidRPr="00F37197" w:rsidRDefault="003B6FD5" w:rsidP="003B6FD5">
      <w:pPr>
        <w:rPr>
          <w:lang w:val="en-GB"/>
        </w:rPr>
      </w:pPr>
      <w:r w:rsidRPr="00F37197">
        <w:rPr>
          <w:lang w:val="en-GB"/>
        </w:rPr>
        <w:t xml:space="preserve">TWM-WRMS is an algorithm for calculation RMS value and DC component of signal a time domain integration of windowed signal </w:t>
      </w:r>
      <w:proofErr w:type="gramStart"/>
      <w:r w:rsidRPr="00F37197">
        <w:rPr>
          <w:i/>
          <w:lang w:val="en-GB"/>
        </w:rPr>
        <w:t>y</w:t>
      </w:r>
      <w:r w:rsidRPr="00F37197">
        <w:rPr>
          <w:lang w:val="en-GB"/>
        </w:rPr>
        <w:t>(</w:t>
      </w:r>
      <w:proofErr w:type="gramEnd"/>
      <w:r w:rsidRPr="00F37197">
        <w:rPr>
          <w:i/>
          <w:lang w:val="en-GB"/>
        </w:rPr>
        <w:t>t</w:t>
      </w:r>
      <w:r w:rsidRPr="00F37197">
        <w:rPr>
          <w:lang w:val="en-GB"/>
        </w:rPr>
        <w:t>). The windowing function eliminates effects of non-coherent sampling. Therefore, it does work even for non-coherently sampled waveforms. The algorithm itself without contribution of corrections can easily reach errors below 1 µV/V with proper selection of a sampling rate and windows size.</w:t>
      </w:r>
    </w:p>
    <w:p w:rsidR="003B6FD5" w:rsidRPr="00F37197" w:rsidRDefault="003B6FD5" w:rsidP="003B6FD5">
      <w:pPr>
        <w:rPr>
          <w:lang w:val="en-GB"/>
        </w:rPr>
      </w:pPr>
      <w:r w:rsidRPr="00F37197">
        <w:rPr>
          <w:lang w:val="en-GB"/>
        </w:rPr>
        <w:t>The TWM-WRMS algorithm wrapper is able to use single-ended or differential input sensors. The algorithm is also equipped by a fast uncertainty estimator and the Monte Carlo uncertainty calculation method for more accurate but slower uncertainty evaluation.</w:t>
      </w:r>
    </w:p>
    <w:p w:rsidR="003B6FD5" w:rsidRPr="00F37197" w:rsidRDefault="003B6FD5" w:rsidP="003B6FD5">
      <w:pPr>
        <w:pStyle w:val="Nadpis3"/>
      </w:pPr>
      <w:bookmarkStart w:id="137" w:name="_Toc6233731"/>
      <w:r w:rsidRPr="00F37197">
        <w:t>TWM-WFFT - Windowed FFT spectrum analysis</w:t>
      </w:r>
      <w:bookmarkEnd w:id="137"/>
    </w:p>
    <w:p w:rsidR="003B6FD5" w:rsidRPr="00F37197" w:rsidRDefault="003B6FD5" w:rsidP="003B6FD5">
      <w:pPr>
        <w:rPr>
          <w:lang w:val="en-GB"/>
        </w:rPr>
      </w:pPr>
      <w:proofErr w:type="gramStart"/>
      <w:r w:rsidRPr="00F37197">
        <w:rPr>
          <w:lang w:val="en-GB"/>
        </w:rPr>
        <w:t>Algorithm for single or multi-tone harmonic analysis using windowed FFT.</w:t>
      </w:r>
      <w:proofErr w:type="gramEnd"/>
      <w:r w:rsidRPr="00F37197">
        <w:rPr>
          <w:lang w:val="en-GB"/>
        </w:rPr>
        <w:t xml:space="preserve"> The algorithm performs windowed FFT of the signal, applies TWM corrections and extracts FFT bin(s) with selected frequencies. It also calculates </w:t>
      </w:r>
      <w:proofErr w:type="spellStart"/>
      <w:r w:rsidRPr="00F37197">
        <w:rPr>
          <w:i/>
          <w:lang w:val="en-GB"/>
        </w:rPr>
        <w:t>rms</w:t>
      </w:r>
      <w:proofErr w:type="spellEnd"/>
      <w:r w:rsidRPr="00F37197">
        <w:rPr>
          <w:lang w:val="en-GB"/>
        </w:rPr>
        <w:t xml:space="preserve"> value estimate, however </w:t>
      </w:r>
      <w:proofErr w:type="spellStart"/>
      <w:r w:rsidRPr="00F37197">
        <w:rPr>
          <w:i/>
          <w:lang w:val="en-GB"/>
        </w:rPr>
        <w:t>rms</w:t>
      </w:r>
      <w:proofErr w:type="spellEnd"/>
      <w:r w:rsidRPr="00F37197">
        <w:rPr>
          <w:lang w:val="en-GB"/>
        </w:rPr>
        <w:t xml:space="preserve"> will be usable only for coherent sampling. The main purpose of the algorithm is inter-channel phase shift and voltage ratio analysis. That will work even for non-coherent sampling, when non-rectangular window is used. </w:t>
      </w:r>
    </w:p>
    <w:p w:rsidR="003B6FD5" w:rsidRPr="00F37197" w:rsidRDefault="003B6FD5" w:rsidP="003B6FD5">
      <w:pPr>
        <w:rPr>
          <w:lang w:val="en-GB"/>
        </w:rPr>
      </w:pPr>
      <w:r w:rsidRPr="00F37197">
        <w:rPr>
          <w:lang w:val="en-GB"/>
        </w:rPr>
        <w:t>Note the harmonics spacing in the spectrum must be higher, then width of the selected window! E.g. the wide “flattop_248D” needs at least some 25 FFT bins spacing. Also note the wider windows have higher equivalent noise bandwidth, so the noise in the analysed harmonic is amplified.</w:t>
      </w:r>
    </w:p>
    <w:p w:rsidR="003B6FD5" w:rsidRPr="00F37197" w:rsidRDefault="003B6FD5" w:rsidP="003B6FD5">
      <w:pPr>
        <w:rPr>
          <w:lang w:val="en-GB"/>
        </w:rPr>
      </w:pPr>
      <w:r w:rsidRPr="00F37197">
        <w:rPr>
          <w:lang w:val="en-GB"/>
        </w:rPr>
        <w:t>The TWM-WFFT algorithm wrapper is able to use single-ended or differential input sensors. The algorithm is also equipped with a fast uncertainty estimator for the harmonic components.</w:t>
      </w:r>
    </w:p>
    <w:p w:rsidR="003B6FD5" w:rsidRPr="00F37197" w:rsidRDefault="003B6FD5" w:rsidP="003B6FD5">
      <w:pPr>
        <w:pStyle w:val="Nadpis3"/>
      </w:pPr>
      <w:bookmarkStart w:id="138" w:name="_Toc6233732"/>
      <w:r w:rsidRPr="00F37197">
        <w:t>TWM-Flicker - Flicker algorithm</w:t>
      </w:r>
      <w:bookmarkEnd w:id="138"/>
    </w:p>
    <w:p w:rsidR="003B6FD5" w:rsidRPr="00F37197" w:rsidRDefault="003B6FD5" w:rsidP="003B6FD5">
      <w:pPr>
        <w:rPr>
          <w:lang w:val="en-GB"/>
        </w:rPr>
      </w:pPr>
      <w:r w:rsidRPr="00F37197">
        <w:rPr>
          <w:lang w:val="en-GB"/>
        </w:rPr>
        <w:t xml:space="preserve">The TWM wrapper TWM-Flicker is an algorithm for evaluation of the short term flicker parameters. It calculates instantaneous flicker sensation </w:t>
      </w:r>
      <w:proofErr w:type="spellStart"/>
      <w:r w:rsidRPr="00F37197">
        <w:rPr>
          <w:i/>
          <w:lang w:val="en-GB"/>
        </w:rPr>
        <w:t>P</w:t>
      </w:r>
      <w:r w:rsidRPr="00F37197">
        <w:rPr>
          <w:lang w:val="en-GB"/>
        </w:rPr>
        <w:t>inst</w:t>
      </w:r>
      <w:proofErr w:type="spellEnd"/>
      <w:r w:rsidRPr="00F37197">
        <w:rPr>
          <w:lang w:val="en-GB"/>
        </w:rPr>
        <w:t xml:space="preserve"> and short-term flicker severity </w:t>
      </w:r>
      <w:proofErr w:type="spellStart"/>
      <w:r w:rsidRPr="00F37197">
        <w:rPr>
          <w:i/>
          <w:lang w:val="en-GB"/>
        </w:rPr>
        <w:t>P</w:t>
      </w:r>
      <w:r w:rsidRPr="00F37197">
        <w:rPr>
          <w:lang w:val="en-GB"/>
        </w:rPr>
        <w:t>st</w:t>
      </w:r>
      <w:proofErr w:type="spellEnd"/>
      <w:r w:rsidRPr="00F37197">
        <w:rPr>
          <w:lang w:val="en-GB"/>
        </w:rPr>
        <w:t>. Sampling rate has to be higher than 7 </w:t>
      </w:r>
      <w:proofErr w:type="gramStart"/>
      <w:r w:rsidRPr="00F37197">
        <w:rPr>
          <w:lang w:val="en-GB"/>
        </w:rPr>
        <w:t>kHz</w:t>
      </w:r>
      <w:proofErr w:type="gramEnd"/>
      <w:r w:rsidRPr="00F37197">
        <w:rPr>
          <w:lang w:val="en-GB"/>
        </w:rPr>
        <w:t>. If sampling rate is higher than 23 </w:t>
      </w:r>
      <w:proofErr w:type="gramStart"/>
      <w:r w:rsidRPr="00F37197">
        <w:rPr>
          <w:lang w:val="en-GB"/>
        </w:rPr>
        <w:t>kHz</w:t>
      </w:r>
      <w:proofErr w:type="gramEnd"/>
      <w:r w:rsidRPr="00F37197">
        <w:rPr>
          <w:lang w:val="en-GB"/>
        </w:rPr>
        <w:t xml:space="preserve">, signal will be down sampled by algorithm. More than 600 s of signal is required as the algorithm needs at least a minute to settle the filters. Typical sampling time value is above 660 s. </w:t>
      </w:r>
    </w:p>
    <w:p w:rsidR="003B6FD5" w:rsidRPr="00F37197" w:rsidRDefault="003B6FD5" w:rsidP="003B6FD5">
      <w:pPr>
        <w:rPr>
          <w:lang w:val="en-GB"/>
        </w:rPr>
      </w:pPr>
      <w:r w:rsidRPr="00F37197">
        <w:rPr>
          <w:lang w:val="en-GB"/>
        </w:rPr>
        <w:t xml:space="preserve">The algorithm requires either Signal Processing Toolbox when run in MATLAB or a signal package when run in GNU Octave. Frequency of line (carrier frequency) </w:t>
      </w:r>
      <w:proofErr w:type="spellStart"/>
      <w:r w:rsidRPr="00F37197">
        <w:rPr>
          <w:i/>
          <w:lang w:val="en-GB"/>
        </w:rPr>
        <w:t>f_line</w:t>
      </w:r>
      <w:proofErr w:type="spellEnd"/>
      <w:r w:rsidRPr="00F37197">
        <w:rPr>
          <w:lang w:val="en-GB"/>
        </w:rPr>
        <w:t xml:space="preserve"> can be only 50 or 60 Hz. </w:t>
      </w:r>
    </w:p>
    <w:p w:rsidR="003B6FD5" w:rsidRPr="00F37197" w:rsidRDefault="003B6FD5" w:rsidP="003B6FD5">
      <w:pPr>
        <w:rPr>
          <w:lang w:val="en-GB"/>
        </w:rPr>
      </w:pPr>
      <w:r w:rsidRPr="00F37197">
        <w:rPr>
          <w:lang w:val="en-GB"/>
        </w:rPr>
        <w:t>The algorithm was implemented according IEC 61000-4-15.</w:t>
      </w:r>
    </w:p>
    <w:p w:rsidR="003B6FD5" w:rsidRPr="00F37197" w:rsidRDefault="003B6FD5" w:rsidP="003B6FD5">
      <w:pPr>
        <w:rPr>
          <w:lang w:val="en-GB"/>
        </w:rPr>
      </w:pPr>
      <w:r w:rsidRPr="00F37197">
        <w:rPr>
          <w:lang w:val="en-GB"/>
        </w:rPr>
        <w:t xml:space="preserve">The algorithm wrapper is equipped by a simple uncertainty estimator based on the worst observed error of the algorithm on the tabulated </w:t>
      </w:r>
      <w:proofErr w:type="spellStart"/>
      <w:proofErr w:type="gramStart"/>
      <w:r w:rsidRPr="00F37197">
        <w:rPr>
          <w:i/>
          <w:lang w:val="en-GB"/>
        </w:rPr>
        <w:t>P</w:t>
      </w:r>
      <w:r w:rsidRPr="00F37197">
        <w:rPr>
          <w:lang w:val="en-GB"/>
        </w:rPr>
        <w:t>st</w:t>
      </w:r>
      <w:proofErr w:type="spellEnd"/>
      <w:proofErr w:type="gramEnd"/>
      <w:r w:rsidRPr="00F37197">
        <w:rPr>
          <w:lang w:val="en-GB"/>
        </w:rPr>
        <w:t xml:space="preserve"> values for various sampling rates.</w:t>
      </w:r>
    </w:p>
    <w:p w:rsidR="003B6FD5" w:rsidRPr="00F37197" w:rsidRDefault="003B6FD5" w:rsidP="003B6FD5">
      <w:pPr>
        <w:rPr>
          <w:lang w:val="en-GB"/>
        </w:rPr>
      </w:pPr>
      <w:r w:rsidRPr="00F37197">
        <w:rPr>
          <w:lang w:val="en-GB"/>
        </w:rPr>
        <w:lastRenderedPageBreak/>
        <w:t xml:space="preserve">Note the algorithm output slightly differ for </w:t>
      </w:r>
      <w:proofErr w:type="spellStart"/>
      <w:r w:rsidRPr="00F37197">
        <w:rPr>
          <w:lang w:val="en-GB"/>
        </w:rPr>
        <w:t>Matlab</w:t>
      </w:r>
      <w:proofErr w:type="spellEnd"/>
      <w:r w:rsidRPr="00F37197">
        <w:rPr>
          <w:lang w:val="en-GB"/>
        </w:rPr>
        <w:t xml:space="preserve"> and GNU Octave implementation. The cause of this difference was not yet identified. Also the observed performance in the </w:t>
      </w:r>
      <w:proofErr w:type="spellStart"/>
      <w:r w:rsidRPr="00F37197">
        <w:rPr>
          <w:lang w:val="en-GB"/>
        </w:rPr>
        <w:t>Matlab</w:t>
      </w:r>
      <w:proofErr w:type="spellEnd"/>
      <w:r w:rsidRPr="00F37197">
        <w:rPr>
          <w:lang w:val="en-GB"/>
        </w:rPr>
        <w:t xml:space="preserve"> 2017b was about five times higher </w:t>
      </w:r>
      <w:proofErr w:type="spellStart"/>
      <w:r w:rsidRPr="00F37197">
        <w:rPr>
          <w:lang w:val="en-GB"/>
        </w:rPr>
        <w:t>then</w:t>
      </w:r>
      <w:proofErr w:type="spellEnd"/>
      <w:r w:rsidRPr="00F37197">
        <w:rPr>
          <w:lang w:val="en-GB"/>
        </w:rPr>
        <w:t xml:space="preserve"> in GNU Octave 4.2.2 on the same computer.</w:t>
      </w:r>
    </w:p>
    <w:p w:rsidR="003B6FD5" w:rsidRPr="00F37197" w:rsidRDefault="003B6FD5" w:rsidP="003B6FD5">
      <w:pPr>
        <w:pStyle w:val="Nadpis3"/>
      </w:pPr>
      <w:bookmarkStart w:id="139" w:name="_Toc6233733"/>
      <w:r w:rsidRPr="00F37197">
        <w:t>TWM-MFSF - Multi-Frequency Sine Fit</w:t>
      </w:r>
      <w:bookmarkEnd w:id="139"/>
    </w:p>
    <w:p w:rsidR="003B6FD5" w:rsidRPr="00F37197" w:rsidRDefault="003B6FD5" w:rsidP="003B6FD5">
      <w:pPr>
        <w:rPr>
          <w:lang w:val="en-GB"/>
        </w:rPr>
      </w:pPr>
      <w:r w:rsidRPr="00F37197">
        <w:rPr>
          <w:lang w:val="en-GB"/>
        </w:rPr>
        <w:t>TWM-MFSF is an algorithm for estimating the frequency, amplitude, and phase of the fundamental and harmonic components in a waveform. Amplitudes and phases of harmonic components are adjusted to find minimal sum of squared differences between sampled signal and multi-harmonic model. When all sampled signal harmonics are included in the model, the algorithm is efficient and produces no bias. It can even handle aliased harmonics, if they are not aliased back exactly at frequencies where other harmonics are already present. Further, it can also handle non harmonic components, when their frequency ratio to the fundamental frequency is exactly known a-priori.</w:t>
      </w:r>
    </w:p>
    <w:p w:rsidR="003B6FD5" w:rsidRPr="00F37197" w:rsidRDefault="003B6FD5" w:rsidP="003B6FD5">
      <w:pPr>
        <w:rPr>
          <w:lang w:val="en-GB"/>
        </w:rPr>
      </w:pPr>
      <w:r w:rsidRPr="00F37197">
        <w:rPr>
          <w:lang w:val="en-GB"/>
        </w:rPr>
        <w:t>The TWM wrapper TWM-MFSF is equipped with a Monte Carlo uncertainty calculator and also a fast uncertainty estimator limited for certain types of signal and algorithm setup.</w:t>
      </w:r>
    </w:p>
    <w:p w:rsidR="003B6FD5" w:rsidRPr="00F37197" w:rsidRDefault="003B6FD5" w:rsidP="003B6FD5">
      <w:pPr>
        <w:pStyle w:val="Nadpis3"/>
      </w:pPr>
      <w:bookmarkStart w:id="140" w:name="_Toc6233734"/>
      <w:r w:rsidRPr="00F37197">
        <w:t>TWM-PWRFFT - Power by FFT</w:t>
      </w:r>
      <w:bookmarkEnd w:id="140"/>
    </w:p>
    <w:p w:rsidR="003B6FD5" w:rsidRPr="00F37197" w:rsidRDefault="003B6FD5" w:rsidP="003B6FD5">
      <w:pPr>
        <w:rPr>
          <w:lang w:val="en-GB"/>
        </w:rPr>
      </w:pPr>
      <w:proofErr w:type="gramStart"/>
      <w:r w:rsidRPr="00F37197">
        <w:rPr>
          <w:lang w:val="en-GB"/>
        </w:rPr>
        <w:t>Algorithm for calculation of power parameters from FFT spectra of voltage and current channels.</w:t>
      </w:r>
      <w:proofErr w:type="gramEnd"/>
      <w:r w:rsidRPr="00F37197">
        <w:rPr>
          <w:lang w:val="en-GB"/>
        </w:rPr>
        <w:t xml:space="preserve"> It calculates the power in full bandwidth. It designed for coherent sampling.</w:t>
      </w:r>
    </w:p>
    <w:p w:rsidR="003B6FD5" w:rsidRPr="00F37197" w:rsidRDefault="003B6FD5" w:rsidP="003B6FD5">
      <w:pPr>
        <w:rPr>
          <w:lang w:val="en-GB"/>
        </w:rPr>
      </w:pPr>
      <w:r w:rsidRPr="00F37197">
        <w:rPr>
          <w:lang w:val="en-GB"/>
        </w:rPr>
        <w:t xml:space="preserve">The algorithm can calculate all basic parameters: active power </w:t>
      </w:r>
      <w:r w:rsidRPr="00F37197">
        <w:rPr>
          <w:i/>
          <w:lang w:val="en-GB"/>
        </w:rPr>
        <w:t>P</w:t>
      </w:r>
      <w:r w:rsidRPr="00F37197">
        <w:rPr>
          <w:lang w:val="en-GB"/>
        </w:rPr>
        <w:t xml:space="preserve">, reactive power </w:t>
      </w:r>
      <w:r w:rsidRPr="00F37197">
        <w:rPr>
          <w:i/>
          <w:lang w:val="en-GB"/>
        </w:rPr>
        <w:t>Q</w:t>
      </w:r>
      <w:r w:rsidRPr="00F37197">
        <w:rPr>
          <w:lang w:val="en-GB"/>
        </w:rPr>
        <w:t xml:space="preserve">, apparent power </w:t>
      </w:r>
      <w:r w:rsidRPr="00F37197">
        <w:rPr>
          <w:i/>
          <w:lang w:val="en-GB"/>
        </w:rPr>
        <w:t>S</w:t>
      </w:r>
      <w:r w:rsidRPr="00F37197">
        <w:rPr>
          <w:lang w:val="en-GB"/>
        </w:rPr>
        <w:t xml:space="preserve">, RMS voltage </w:t>
      </w:r>
      <w:r w:rsidRPr="00F37197">
        <w:rPr>
          <w:i/>
          <w:lang w:val="en-GB"/>
        </w:rPr>
        <w:t>U</w:t>
      </w:r>
      <w:r w:rsidRPr="00F37197">
        <w:rPr>
          <w:lang w:val="en-GB"/>
        </w:rPr>
        <w:t xml:space="preserve">, RMS current </w:t>
      </w:r>
      <w:r w:rsidRPr="00F37197">
        <w:rPr>
          <w:i/>
          <w:lang w:val="en-GB"/>
        </w:rPr>
        <w:t>I</w:t>
      </w:r>
      <w:r w:rsidRPr="00F37197">
        <w:rPr>
          <w:lang w:val="en-GB"/>
        </w:rPr>
        <w:t xml:space="preserve"> and power factor </w:t>
      </w:r>
      <w:r w:rsidRPr="00F37197">
        <w:rPr>
          <w:i/>
          <w:lang w:val="en-GB"/>
        </w:rPr>
        <w:t>PF</w:t>
      </w:r>
      <w:r w:rsidRPr="00F37197">
        <w:rPr>
          <w:lang w:val="en-GB"/>
        </w:rPr>
        <w:t xml:space="preserve">. It also returns DC components separately: </w:t>
      </w:r>
      <w:proofErr w:type="spellStart"/>
      <w:proofErr w:type="gramStart"/>
      <w:r w:rsidRPr="00F37197">
        <w:rPr>
          <w:i/>
          <w:lang w:val="en-GB"/>
        </w:rPr>
        <w:t>U</w:t>
      </w:r>
      <w:r w:rsidRPr="00F37197">
        <w:rPr>
          <w:lang w:val="en-GB"/>
        </w:rPr>
        <w:t>dc</w:t>
      </w:r>
      <w:proofErr w:type="spellEnd"/>
      <w:proofErr w:type="gramEnd"/>
      <w:r w:rsidRPr="00F37197">
        <w:rPr>
          <w:lang w:val="en-GB"/>
        </w:rPr>
        <w:t xml:space="preserve">, </w:t>
      </w:r>
      <w:proofErr w:type="spellStart"/>
      <w:r w:rsidRPr="00F37197">
        <w:rPr>
          <w:i/>
          <w:lang w:val="en-GB"/>
        </w:rPr>
        <w:t>I</w:t>
      </w:r>
      <w:r w:rsidRPr="00F37197">
        <w:rPr>
          <w:lang w:val="en-GB"/>
        </w:rPr>
        <w:t>dc</w:t>
      </w:r>
      <w:proofErr w:type="spellEnd"/>
      <w:r w:rsidRPr="00F37197">
        <w:rPr>
          <w:lang w:val="en-GB"/>
        </w:rPr>
        <w:t xml:space="preserve"> and </w:t>
      </w:r>
      <w:proofErr w:type="spellStart"/>
      <w:r w:rsidRPr="00F37197">
        <w:rPr>
          <w:i/>
          <w:lang w:val="en-GB"/>
        </w:rPr>
        <w:t>P</w:t>
      </w:r>
      <w:r w:rsidRPr="00F37197">
        <w:rPr>
          <w:lang w:val="en-GB"/>
        </w:rPr>
        <w:t>dc</w:t>
      </w:r>
      <w:proofErr w:type="spellEnd"/>
      <w:r w:rsidRPr="00F37197">
        <w:rPr>
          <w:lang w:val="en-GB"/>
        </w:rPr>
        <w:t xml:space="preserve">. User may choose optional AC coupling mode by setting parameter </w:t>
      </w:r>
      <w:proofErr w:type="spellStart"/>
      <w:r w:rsidRPr="00F37197">
        <w:rPr>
          <w:i/>
          <w:lang w:val="en-GB"/>
        </w:rPr>
        <w:t>ac_coupling</w:t>
      </w:r>
      <w:proofErr w:type="spellEnd"/>
      <w:r w:rsidRPr="00F37197">
        <w:rPr>
          <w:lang w:val="en-GB"/>
        </w:rPr>
        <w:t xml:space="preserve"> = 1 in which case the </w:t>
      </w:r>
      <w:r w:rsidRPr="00F37197">
        <w:rPr>
          <w:i/>
          <w:lang w:val="en-GB"/>
        </w:rPr>
        <w:t>U</w:t>
      </w:r>
      <w:r w:rsidRPr="00F37197">
        <w:rPr>
          <w:lang w:val="en-GB"/>
        </w:rPr>
        <w:t xml:space="preserve">, </w:t>
      </w:r>
      <w:r w:rsidRPr="00F37197">
        <w:rPr>
          <w:i/>
          <w:lang w:val="en-GB"/>
        </w:rPr>
        <w:t>I</w:t>
      </w:r>
      <w:r w:rsidRPr="00F37197">
        <w:rPr>
          <w:lang w:val="en-GB"/>
        </w:rPr>
        <w:t xml:space="preserve">, </w:t>
      </w:r>
      <w:r w:rsidRPr="00F37197">
        <w:rPr>
          <w:i/>
          <w:lang w:val="en-GB"/>
        </w:rPr>
        <w:t>P</w:t>
      </w:r>
      <w:r w:rsidRPr="00F37197">
        <w:rPr>
          <w:lang w:val="en-GB"/>
        </w:rPr>
        <w:t xml:space="preserve">, </w:t>
      </w:r>
      <w:r w:rsidRPr="00F37197">
        <w:rPr>
          <w:i/>
          <w:lang w:val="en-GB"/>
        </w:rPr>
        <w:t>Q</w:t>
      </w:r>
      <w:r w:rsidRPr="00F37197">
        <w:rPr>
          <w:lang w:val="en-GB"/>
        </w:rPr>
        <w:t xml:space="preserve">, </w:t>
      </w:r>
      <w:r w:rsidRPr="00F37197">
        <w:rPr>
          <w:i/>
          <w:lang w:val="en-GB"/>
        </w:rPr>
        <w:t>S</w:t>
      </w:r>
      <w:r w:rsidRPr="00F37197">
        <w:rPr>
          <w:lang w:val="en-GB"/>
        </w:rPr>
        <w:t xml:space="preserve"> and </w:t>
      </w:r>
      <w:r w:rsidRPr="00F37197">
        <w:rPr>
          <w:i/>
          <w:lang w:val="en-GB"/>
        </w:rPr>
        <w:t>PF</w:t>
      </w:r>
      <w:r w:rsidRPr="00F37197">
        <w:rPr>
          <w:lang w:val="en-GB"/>
        </w:rPr>
        <w:t xml:space="preserve"> will be calculated without the AC component. The definition of components is identical to the TWM-PWRTDI.</w:t>
      </w:r>
    </w:p>
    <w:p w:rsidR="003B6FD5" w:rsidRPr="00F37197" w:rsidRDefault="003B6FD5" w:rsidP="003B6FD5">
      <w:pPr>
        <w:rPr>
          <w:lang w:val="en-GB"/>
        </w:rPr>
      </w:pPr>
      <w:r w:rsidRPr="00F37197">
        <w:rPr>
          <w:lang w:val="en-GB"/>
        </w:rPr>
        <w:t>The TWM-PWRFFT algorithm wrapper is able to use single-ended or differential input sensors for voltage channel, current channel or both. The algorithm is also equipped by a fast uncertainty estimator.</w:t>
      </w:r>
    </w:p>
    <w:p w:rsidR="003B6FD5" w:rsidRPr="00F37197" w:rsidRDefault="003B6FD5" w:rsidP="003B6FD5">
      <w:pPr>
        <w:pStyle w:val="Nadpis3"/>
      </w:pPr>
      <w:bookmarkStart w:id="141" w:name="_Toc6233735"/>
      <w:r w:rsidRPr="00F37197">
        <w:t>TWM-</w:t>
      </w:r>
      <w:proofErr w:type="spellStart"/>
      <w:r w:rsidRPr="00F37197">
        <w:t>InpZ</w:t>
      </w:r>
      <w:proofErr w:type="spellEnd"/>
      <w:r w:rsidRPr="00F37197">
        <w:t xml:space="preserve"> – Estimator of Digitizer Input Impedance</w:t>
      </w:r>
      <w:bookmarkEnd w:id="141"/>
    </w:p>
    <w:p w:rsidR="003B6FD5" w:rsidRPr="00F37197" w:rsidRDefault="003B6FD5" w:rsidP="003B6FD5">
      <w:pPr>
        <w:rPr>
          <w:lang w:val="en-GB"/>
        </w:rPr>
      </w:pPr>
      <w:r w:rsidRPr="00F37197">
        <w:rPr>
          <w:lang w:val="en-GB"/>
        </w:rPr>
        <w:t xml:space="preserve">This simple algorithm was designed to </w:t>
      </w:r>
      <w:r>
        <w:rPr>
          <w:lang w:val="en-GB"/>
        </w:rPr>
        <w:t xml:space="preserve">measure input impedance of digitizer channel. It is experimental algorithm designed as an addition to the main algorithms developed for PQ measurement. It is not equipped by any uncertainty evaluation. </w:t>
      </w:r>
    </w:p>
    <w:p w:rsidR="003B6FD5" w:rsidRPr="003B6FD5" w:rsidRDefault="003B6FD5" w:rsidP="003B6FD5">
      <w:pPr>
        <w:pStyle w:val="Normlnodsazen"/>
        <w:rPr>
          <w:lang w:val="en-GB"/>
        </w:rPr>
      </w:pPr>
    </w:p>
    <w:p w:rsidR="00C8214F" w:rsidRDefault="00C8214F" w:rsidP="003B6FD5">
      <w:pPr>
        <w:pStyle w:val="Nadpis2"/>
      </w:pPr>
      <w:bookmarkStart w:id="142" w:name="_Toc508623359"/>
      <w:bookmarkStart w:id="143" w:name="_Toc6233736"/>
      <w:r w:rsidRPr="009E3B61">
        <w:t>Integration of new algorithms</w:t>
      </w:r>
      <w:bookmarkEnd w:id="142"/>
      <w:bookmarkEnd w:id="143"/>
    </w:p>
    <w:p w:rsidR="003B6FD5" w:rsidRDefault="003B6FD5" w:rsidP="003B6FD5">
      <w:pPr>
        <w:rPr>
          <w:lang w:val="en-GB"/>
        </w:rPr>
      </w:pPr>
      <w:r>
        <w:rPr>
          <w:lang w:val="en-GB"/>
        </w:rPr>
        <w:t xml:space="preserve">TWM and TPQA tools are designed so they can both use TWM processing module that runs in </w:t>
      </w:r>
      <w:proofErr w:type="spellStart"/>
      <w:r>
        <w:rPr>
          <w:lang w:val="en-GB"/>
        </w:rPr>
        <w:t>Matlab</w:t>
      </w:r>
      <w:proofErr w:type="spellEnd"/>
      <w:r>
        <w:rPr>
          <w:lang w:val="en-GB"/>
        </w:rPr>
        <w:t xml:space="preserve"> or GNU Octave. Thus following section applies for both tools.</w:t>
      </w:r>
    </w:p>
    <w:p w:rsidR="003B6FD5" w:rsidRDefault="003B6FD5" w:rsidP="003B6FD5">
      <w:pPr>
        <w:rPr>
          <w:lang w:val="en-GB"/>
        </w:rPr>
      </w:pPr>
      <w:r>
        <w:rPr>
          <w:lang w:val="en-GB"/>
        </w:rPr>
        <w:t xml:space="preserve">The processing module described in </w:t>
      </w:r>
      <w:r>
        <w:rPr>
          <w:lang w:val="en-GB"/>
        </w:rPr>
        <w:fldChar w:fldCharType="begin"/>
      </w:r>
      <w:r>
        <w:rPr>
          <w:lang w:val="en-GB"/>
        </w:rPr>
        <w:instrText xml:space="preserve"> REF _Ref6232927 \r \h </w:instrText>
      </w:r>
      <w:r>
        <w:rPr>
          <w:lang w:val="en-GB"/>
        </w:rPr>
      </w:r>
      <w:r>
        <w:rPr>
          <w:lang w:val="en-GB"/>
        </w:rPr>
        <w:fldChar w:fldCharType="separate"/>
      </w:r>
      <w:r w:rsidR="00A56CE1">
        <w:rPr>
          <w:lang w:val="en-GB"/>
        </w:rPr>
        <w:t>[14]</w:t>
      </w:r>
      <w:r>
        <w:rPr>
          <w:lang w:val="en-GB"/>
        </w:rPr>
        <w:fldChar w:fldCharType="end"/>
      </w:r>
      <w:r>
        <w:rPr>
          <w:lang w:val="en-GB"/>
        </w:rPr>
        <w:t xml:space="preserve"> is and extension for QWTB toolbox </w:t>
      </w:r>
      <w:r>
        <w:rPr>
          <w:lang w:val="en-GB"/>
        </w:rPr>
        <w:fldChar w:fldCharType="begin"/>
      </w:r>
      <w:r>
        <w:rPr>
          <w:lang w:val="en-GB"/>
        </w:rPr>
        <w:instrText xml:space="preserve"> REF _Ref6233250 \r \h </w:instrText>
      </w:r>
      <w:r>
        <w:rPr>
          <w:lang w:val="en-GB"/>
        </w:rPr>
      </w:r>
      <w:r>
        <w:rPr>
          <w:lang w:val="en-GB"/>
        </w:rPr>
        <w:fldChar w:fldCharType="separate"/>
      </w:r>
      <w:r w:rsidR="00A56CE1">
        <w:rPr>
          <w:lang w:val="en-GB"/>
        </w:rPr>
        <w:t>[9]</w:t>
      </w:r>
      <w:r>
        <w:rPr>
          <w:lang w:val="en-GB"/>
        </w:rPr>
        <w:fldChar w:fldCharType="end"/>
      </w:r>
      <w:r>
        <w:rPr>
          <w:lang w:val="en-GB"/>
        </w:rPr>
        <w:t xml:space="preserve">. The toolbox was designed for simple addition of new algorithms by simply creating new folder with specified files. However, to make TWM work properly, the rules described in </w:t>
      </w:r>
      <w:r w:rsidR="00A56CE1">
        <w:rPr>
          <w:lang w:val="en-GB"/>
        </w:rPr>
        <w:fldChar w:fldCharType="begin"/>
      </w:r>
      <w:r w:rsidR="00A56CE1">
        <w:rPr>
          <w:lang w:val="en-GB"/>
        </w:rPr>
        <w:instrText xml:space="preserve"> REF _Ref6233370 \r \h </w:instrText>
      </w:r>
      <w:r w:rsidR="00A56CE1">
        <w:rPr>
          <w:lang w:val="en-GB"/>
        </w:rPr>
      </w:r>
      <w:r w:rsidR="00A56CE1">
        <w:rPr>
          <w:lang w:val="en-GB"/>
        </w:rPr>
        <w:fldChar w:fldCharType="separate"/>
      </w:r>
      <w:r w:rsidR="00A56CE1">
        <w:rPr>
          <w:lang w:val="en-GB"/>
        </w:rPr>
        <w:t>[16]</w:t>
      </w:r>
      <w:r w:rsidR="00A56CE1">
        <w:rPr>
          <w:lang w:val="en-GB"/>
        </w:rPr>
        <w:fldChar w:fldCharType="end"/>
      </w:r>
      <w:r>
        <w:rPr>
          <w:lang w:val="en-GB"/>
        </w:rPr>
        <w:t xml:space="preserve"> for the naming of the input and output quantities in the newly developed algorithm must be followed, so all the data received from TWM processing module are recognized and processed correctly.</w:t>
      </w:r>
    </w:p>
    <w:p w:rsidR="003B6FD5" w:rsidRDefault="003B6FD5" w:rsidP="003B6FD5">
      <w:pPr>
        <w:rPr>
          <w:lang w:val="en-GB"/>
        </w:rPr>
      </w:pPr>
      <w:r>
        <w:rPr>
          <w:lang w:val="en-GB"/>
        </w:rPr>
        <w:t>Each QWTB algorithm compatible with TWM processing module must contain at least following files in following file structure:</w:t>
      </w:r>
    </w:p>
    <w:p w:rsidR="003B6FD5" w:rsidRPr="00A2245E" w:rsidRDefault="003B6FD5" w:rsidP="003B6FD5">
      <w:pPr>
        <w:pStyle w:val="Odstavecseseznamem"/>
        <w:numPr>
          <w:ilvl w:val="0"/>
          <w:numId w:val="39"/>
        </w:numPr>
        <w:tabs>
          <w:tab w:val="left" w:pos="3969"/>
        </w:tabs>
        <w:spacing w:line="276" w:lineRule="auto"/>
        <w:ind w:left="426" w:hanging="284"/>
        <w:jc w:val="left"/>
        <w:rPr>
          <w:lang w:val="en-GB"/>
        </w:rPr>
      </w:pPr>
      <w:r w:rsidRPr="00A2245E">
        <w:rPr>
          <w:b/>
          <w:color w:val="FF0000"/>
          <w:lang w:val="en-GB"/>
        </w:rPr>
        <w:t>.\</w:t>
      </w:r>
      <w:proofErr w:type="spellStart"/>
      <w:r w:rsidRPr="00A2245E">
        <w:rPr>
          <w:b/>
          <w:color w:val="FF0000"/>
          <w:lang w:val="en-GB"/>
        </w:rPr>
        <w:t>octprog</w:t>
      </w:r>
      <w:proofErr w:type="spellEnd"/>
      <w:r w:rsidRPr="00A2245E">
        <w:rPr>
          <w:b/>
          <w:color w:val="FF0000"/>
          <w:lang w:val="en-GB"/>
        </w:rPr>
        <w:t>\QWTB</w:t>
      </w:r>
      <w:r w:rsidRPr="00A2245E">
        <w:rPr>
          <w:lang w:val="en-GB"/>
        </w:rPr>
        <w:tab/>
        <w:t>QWTB toolbox root folder in the TWM ‘</w:t>
      </w:r>
      <w:proofErr w:type="spellStart"/>
      <w:r w:rsidRPr="00A56CE1">
        <w:rPr>
          <w:rStyle w:val="codeChar"/>
        </w:rPr>
        <w:t>octprog</w:t>
      </w:r>
      <w:proofErr w:type="spellEnd"/>
      <w:r w:rsidRPr="00A2245E">
        <w:rPr>
          <w:lang w:val="en-GB"/>
        </w:rPr>
        <w:t>’ folder</w:t>
      </w:r>
      <w:r>
        <w:rPr>
          <w:lang w:val="en-GB"/>
        </w:rPr>
        <w:t>.</w:t>
      </w:r>
    </w:p>
    <w:p w:rsidR="003B6FD5" w:rsidRDefault="003B6FD5" w:rsidP="003B6FD5">
      <w:pPr>
        <w:pStyle w:val="Odstavecseseznamem"/>
        <w:numPr>
          <w:ilvl w:val="1"/>
          <w:numId w:val="40"/>
        </w:numPr>
        <w:tabs>
          <w:tab w:val="left" w:pos="3969"/>
        </w:tabs>
        <w:spacing w:line="276" w:lineRule="auto"/>
        <w:ind w:left="851" w:hanging="284"/>
        <w:jc w:val="left"/>
        <w:rPr>
          <w:lang w:val="en-GB"/>
        </w:rPr>
      </w:pPr>
      <w:proofErr w:type="spellStart"/>
      <w:proofErr w:type="gramStart"/>
      <w:r w:rsidRPr="00A2245E">
        <w:rPr>
          <w:b/>
          <w:color w:val="FF0000"/>
          <w:lang w:val="en-GB"/>
        </w:rPr>
        <w:lastRenderedPageBreak/>
        <w:t>alg_</w:t>
      </w:r>
      <w:r w:rsidRPr="00A2245E">
        <w:rPr>
          <w:b/>
          <w:lang w:val="en-GB"/>
        </w:rPr>
        <w:t>TWM</w:t>
      </w:r>
      <w:r w:rsidRPr="00A2245E">
        <w:rPr>
          <w:lang w:val="en-GB"/>
        </w:rPr>
        <w:t>-my_algorithm_name</w:t>
      </w:r>
      <w:proofErr w:type="spellEnd"/>
      <w:proofErr w:type="gramEnd"/>
      <w:r w:rsidRPr="00A2245E">
        <w:rPr>
          <w:lang w:val="en-GB"/>
        </w:rPr>
        <w:tab/>
        <w:t xml:space="preserve">Algorithm </w:t>
      </w:r>
      <w:r>
        <w:rPr>
          <w:lang w:val="en-GB"/>
        </w:rPr>
        <w:t>‘</w:t>
      </w:r>
      <w:r w:rsidRPr="00A56CE1">
        <w:rPr>
          <w:rStyle w:val="codeChar"/>
          <w:b/>
        </w:rPr>
        <w:t>TWM-</w:t>
      </w:r>
      <w:proofErr w:type="spellStart"/>
      <w:r w:rsidRPr="00A56CE1">
        <w:rPr>
          <w:rStyle w:val="codeChar"/>
        </w:rPr>
        <w:t>my_algorithm_name</w:t>
      </w:r>
      <w:proofErr w:type="spellEnd"/>
      <w:r>
        <w:rPr>
          <w:lang w:val="en-GB"/>
        </w:rPr>
        <w:t>’</w:t>
      </w:r>
      <w:r w:rsidR="00A56CE1">
        <w:rPr>
          <w:lang w:val="en-GB"/>
        </w:rPr>
        <w:t xml:space="preserve"> </w:t>
      </w:r>
      <w:r w:rsidRPr="00A2245E">
        <w:rPr>
          <w:lang w:val="en-GB"/>
        </w:rPr>
        <w:t>root folder</w:t>
      </w:r>
      <w:r>
        <w:rPr>
          <w:lang w:val="en-GB"/>
        </w:rPr>
        <w:t xml:space="preserve"> </w:t>
      </w:r>
      <w:r w:rsidRPr="00A2245E">
        <w:rPr>
          <w:lang w:val="en-GB"/>
        </w:rPr>
        <w:t>.</w:t>
      </w:r>
    </w:p>
    <w:p w:rsidR="003B6FD5" w:rsidRDefault="003B6FD5" w:rsidP="003B6FD5">
      <w:pPr>
        <w:pStyle w:val="Odstavecseseznamem"/>
        <w:numPr>
          <w:ilvl w:val="2"/>
          <w:numId w:val="41"/>
        </w:numPr>
        <w:tabs>
          <w:tab w:val="left" w:pos="3969"/>
        </w:tabs>
        <w:spacing w:line="276" w:lineRule="auto"/>
        <w:ind w:left="1276" w:hanging="283"/>
        <w:jc w:val="left"/>
        <w:rPr>
          <w:lang w:val="en-GB"/>
        </w:rPr>
      </w:pPr>
      <w:proofErr w:type="spellStart"/>
      <w:proofErr w:type="gramStart"/>
      <w:r>
        <w:rPr>
          <w:b/>
          <w:color w:val="FF0000"/>
          <w:lang w:val="en-GB"/>
        </w:rPr>
        <w:t>alg_info</w:t>
      </w:r>
      <w:r w:rsidRPr="00A2245E">
        <w:rPr>
          <w:b/>
          <w:color w:val="FF0000"/>
          <w:lang w:val="en-GB"/>
        </w:rPr>
        <w:t>.m</w:t>
      </w:r>
      <w:proofErr w:type="spellEnd"/>
      <w:proofErr w:type="gramEnd"/>
      <w:r>
        <w:rPr>
          <w:lang w:val="en-GB"/>
        </w:rPr>
        <w:tab/>
        <w:t>Algorithm info definition file (see QWTB doc</w:t>
      </w:r>
      <w:r w:rsidR="00A56CE1">
        <w:rPr>
          <w:lang w:val="en-GB"/>
        </w:rPr>
        <w:t xml:space="preserve"> </w:t>
      </w:r>
      <w:r w:rsidR="00A56CE1">
        <w:rPr>
          <w:lang w:val="en-GB"/>
        </w:rPr>
        <w:fldChar w:fldCharType="begin"/>
      </w:r>
      <w:r w:rsidR="00A56CE1">
        <w:rPr>
          <w:lang w:val="en-GB"/>
        </w:rPr>
        <w:instrText xml:space="preserve"> REF _Ref6233250 \r \h </w:instrText>
      </w:r>
      <w:r w:rsidR="00A56CE1">
        <w:rPr>
          <w:lang w:val="en-GB"/>
        </w:rPr>
      </w:r>
      <w:r w:rsidR="00A56CE1">
        <w:rPr>
          <w:lang w:val="en-GB"/>
        </w:rPr>
        <w:fldChar w:fldCharType="separate"/>
      </w:r>
      <w:r w:rsidR="00A56CE1">
        <w:rPr>
          <w:lang w:val="en-GB"/>
        </w:rPr>
        <w:t>[9]</w:t>
      </w:r>
      <w:r w:rsidR="00A56CE1">
        <w:rPr>
          <w:lang w:val="en-GB"/>
        </w:rPr>
        <w:fldChar w:fldCharType="end"/>
      </w:r>
      <w:r>
        <w:rPr>
          <w:lang w:val="en-GB"/>
        </w:rPr>
        <w:t>).</w:t>
      </w:r>
    </w:p>
    <w:p w:rsidR="003B6FD5" w:rsidRPr="00A2245E" w:rsidRDefault="003B6FD5" w:rsidP="003B6FD5">
      <w:pPr>
        <w:pStyle w:val="Odstavecseseznamem"/>
        <w:numPr>
          <w:ilvl w:val="2"/>
          <w:numId w:val="41"/>
        </w:numPr>
        <w:tabs>
          <w:tab w:val="left" w:pos="3969"/>
        </w:tabs>
        <w:spacing w:line="276" w:lineRule="auto"/>
        <w:ind w:left="1276" w:hanging="283"/>
        <w:jc w:val="left"/>
        <w:rPr>
          <w:lang w:val="en-GB"/>
        </w:rPr>
      </w:pPr>
      <w:proofErr w:type="spellStart"/>
      <w:proofErr w:type="gramStart"/>
      <w:r>
        <w:rPr>
          <w:b/>
          <w:color w:val="FF0000"/>
          <w:lang w:val="en-GB"/>
        </w:rPr>
        <w:t>alg_wrapper.m</w:t>
      </w:r>
      <w:proofErr w:type="spellEnd"/>
      <w:proofErr w:type="gramEnd"/>
      <w:r>
        <w:rPr>
          <w:b/>
          <w:color w:val="FF0000"/>
          <w:lang w:val="en-GB"/>
        </w:rPr>
        <w:tab/>
      </w:r>
      <w:r w:rsidRPr="00A2245E">
        <w:rPr>
          <w:color w:val="000000" w:themeColor="text1"/>
          <w:lang w:val="en-GB"/>
        </w:rPr>
        <w:t>Algorithm</w:t>
      </w:r>
      <w:r>
        <w:rPr>
          <w:color w:val="000000" w:themeColor="text1"/>
          <w:lang w:val="en-GB"/>
        </w:rPr>
        <w:t xml:space="preserve"> wrapper (call to low level functions).</w:t>
      </w:r>
    </w:p>
    <w:p w:rsidR="003B6FD5" w:rsidRPr="00A2245E" w:rsidRDefault="003B6FD5" w:rsidP="003B6FD5">
      <w:pPr>
        <w:pStyle w:val="Odstavecseseznamem"/>
        <w:numPr>
          <w:ilvl w:val="2"/>
          <w:numId w:val="41"/>
        </w:numPr>
        <w:tabs>
          <w:tab w:val="left" w:pos="3969"/>
        </w:tabs>
        <w:spacing w:line="276" w:lineRule="auto"/>
        <w:ind w:left="1276" w:hanging="283"/>
        <w:jc w:val="left"/>
        <w:rPr>
          <w:color w:val="000000" w:themeColor="text1"/>
          <w:lang w:val="en-GB"/>
        </w:rPr>
      </w:pPr>
      <w:r w:rsidRPr="00A2245E">
        <w:rPr>
          <w:color w:val="000000" w:themeColor="text1"/>
          <w:lang w:val="en-GB"/>
        </w:rPr>
        <w:t>*.*</w:t>
      </w:r>
      <w:r w:rsidRPr="00A2245E">
        <w:rPr>
          <w:color w:val="000000" w:themeColor="text1"/>
          <w:lang w:val="en-GB"/>
        </w:rPr>
        <w:tab/>
        <w:t>Auxiliary function of the wrapper.</w:t>
      </w:r>
    </w:p>
    <w:p w:rsidR="003B6FD5" w:rsidRDefault="003B6FD5" w:rsidP="003B6FD5">
      <w:pPr>
        <w:rPr>
          <w:lang w:val="en-GB"/>
        </w:rPr>
      </w:pPr>
      <w:r>
        <w:rPr>
          <w:lang w:val="en-GB"/>
        </w:rPr>
        <w:t xml:space="preserve">The </w:t>
      </w:r>
      <w:r w:rsidRPr="00A2245E">
        <w:rPr>
          <w:b/>
          <w:color w:val="FF0000"/>
          <w:lang w:val="en-GB"/>
        </w:rPr>
        <w:t>red</w:t>
      </w:r>
      <w:r>
        <w:rPr>
          <w:lang w:val="en-GB"/>
        </w:rPr>
        <w:t xml:space="preserve"> parts are mandatory names. The </w:t>
      </w:r>
      <w:r w:rsidRPr="00A2245E">
        <w:rPr>
          <w:b/>
          <w:lang w:val="en-GB"/>
        </w:rPr>
        <w:t>bold</w:t>
      </w:r>
      <w:r>
        <w:rPr>
          <w:lang w:val="en-GB"/>
        </w:rPr>
        <w:t xml:space="preserve"> prefix in the algorithm name ‘</w:t>
      </w:r>
      <w:r w:rsidRPr="00A2245E">
        <w:rPr>
          <w:b/>
          <w:lang w:val="en-GB"/>
        </w:rPr>
        <w:t>TWM-</w:t>
      </w:r>
      <w:r>
        <w:rPr>
          <w:lang w:val="en-GB"/>
        </w:rPr>
        <w:t>’ was chosen to distinguish the original QWTB algorithms that usually do not apply any corrections from the TWM algorithm extensions that do calculate corrections and their uncertainties. So it is recommended to follow this rule.</w:t>
      </w:r>
    </w:p>
    <w:p w:rsidR="003B6FD5" w:rsidRDefault="003B6FD5" w:rsidP="003B6FD5">
      <w:pPr>
        <w:rPr>
          <w:lang w:val="en-GB"/>
        </w:rPr>
      </w:pPr>
      <w:r>
        <w:rPr>
          <w:lang w:val="en-GB"/>
        </w:rPr>
        <w:t>TWM always expect at least ‘</w:t>
      </w:r>
      <w:proofErr w:type="spellStart"/>
      <w:r w:rsidRPr="00DC29B0">
        <w:rPr>
          <w:rStyle w:val="codeChar"/>
        </w:rPr>
        <w:t>alg_info.m</w:t>
      </w:r>
      <w:proofErr w:type="spellEnd"/>
      <w:r>
        <w:rPr>
          <w:lang w:val="en-GB"/>
        </w:rPr>
        <w:t>’ file, which contains name, short description, references and definitions of input and output quantities. TWM then only requires main algorithm wrapper ‘</w:t>
      </w:r>
      <w:proofErr w:type="spellStart"/>
      <w:r w:rsidRPr="00DC29B0">
        <w:rPr>
          <w:rStyle w:val="codeChar"/>
        </w:rPr>
        <w:t>alg_wrapper.m</w:t>
      </w:r>
      <w:proofErr w:type="spellEnd"/>
      <w:r>
        <w:rPr>
          <w:lang w:val="en-GB"/>
        </w:rPr>
        <w:t>’, which may either call some low level functions, call another QWTB algorithms or contain the algorithm code directly. It must process all the received quantities with the sample data and corrections and return quantities to be saved and displayed by TWM. It also contains estimator or Monte Carlo calculator of uncertainty.</w:t>
      </w:r>
    </w:p>
    <w:p w:rsidR="003B6FD5" w:rsidRDefault="003B6FD5" w:rsidP="003B6FD5">
      <w:pPr>
        <w:rPr>
          <w:lang w:val="en-GB"/>
        </w:rPr>
      </w:pPr>
      <w:r>
        <w:rPr>
          <w:lang w:val="en-GB"/>
        </w:rPr>
        <w:t>In order to make the newly added algorithm visible in TWM, one must first add its name to the filter of supported algorithms which is located in the file:</w:t>
      </w:r>
    </w:p>
    <w:p w:rsidR="003B6FD5" w:rsidRPr="00DC29B0" w:rsidRDefault="003B6FD5" w:rsidP="003B6FD5">
      <w:pPr>
        <w:pStyle w:val="code"/>
      </w:pPr>
      <w:r w:rsidRPr="00DC29B0">
        <w:t>.\octprog\qwtb_list.info</w:t>
      </w:r>
    </w:p>
    <w:p w:rsidR="003B6FD5" w:rsidRDefault="003B6FD5" w:rsidP="003B6FD5">
      <w:pPr>
        <w:rPr>
          <w:lang w:val="en-GB"/>
        </w:rPr>
      </w:pPr>
      <w:r>
        <w:rPr>
          <w:lang w:val="en-GB"/>
        </w:rPr>
        <w:t>This file is described to details in</w:t>
      </w:r>
      <w:r w:rsidR="00A56CE1">
        <w:rPr>
          <w:lang w:val="en-GB"/>
        </w:rPr>
        <w:t xml:space="preserve"> </w:t>
      </w:r>
      <w:r w:rsidR="00A56CE1">
        <w:rPr>
          <w:lang w:val="en-GB"/>
        </w:rPr>
        <w:fldChar w:fldCharType="begin"/>
      </w:r>
      <w:r w:rsidR="00A56CE1">
        <w:rPr>
          <w:lang w:val="en-GB"/>
        </w:rPr>
        <w:instrText xml:space="preserve"> REF _Ref6233442 \r \h </w:instrText>
      </w:r>
      <w:r w:rsidR="00A56CE1">
        <w:rPr>
          <w:lang w:val="en-GB"/>
        </w:rPr>
      </w:r>
      <w:r w:rsidR="00A56CE1">
        <w:rPr>
          <w:lang w:val="en-GB"/>
        </w:rPr>
        <w:fldChar w:fldCharType="separate"/>
      </w:r>
      <w:r w:rsidR="00A56CE1">
        <w:rPr>
          <w:lang w:val="en-GB"/>
        </w:rPr>
        <w:t>[12]</w:t>
      </w:r>
      <w:r w:rsidR="00A56CE1">
        <w:rPr>
          <w:lang w:val="en-GB"/>
        </w:rPr>
        <w:fldChar w:fldCharType="end"/>
      </w:r>
      <w:r>
        <w:rPr>
          <w:lang w:val="en-GB"/>
        </w:rPr>
        <w:t>. It must at least contain name of the algorithm in the list of supported algorithms:</w:t>
      </w:r>
    </w:p>
    <w:p w:rsidR="003B6FD5" w:rsidRPr="00A56CE1" w:rsidRDefault="003B6FD5" w:rsidP="00A56CE1">
      <w:pPr>
        <w:pStyle w:val="code"/>
        <w:rPr>
          <w:color w:val="0070C0"/>
        </w:rPr>
      </w:pPr>
      <w:r w:rsidRPr="00A56CE1">
        <w:rPr>
          <w:color w:val="0070C0"/>
        </w:rPr>
        <w:t>// filter of the algorithms</w:t>
      </w:r>
    </w:p>
    <w:p w:rsidR="003B6FD5" w:rsidRPr="00DC29B0" w:rsidRDefault="003B6FD5" w:rsidP="00A56CE1">
      <w:pPr>
        <w:pStyle w:val="code"/>
        <w:rPr>
          <w:color w:val="000000"/>
        </w:rPr>
      </w:pPr>
      <w:proofErr w:type="gramStart"/>
      <w:r w:rsidRPr="00DC29B0">
        <w:rPr>
          <w:color w:val="000000"/>
        </w:rPr>
        <w:t>type</w:t>
      </w:r>
      <w:proofErr w:type="gramEnd"/>
      <w:r w:rsidRPr="00DC29B0">
        <w:rPr>
          <w:color w:val="000000"/>
        </w:rPr>
        <w:t>::</w:t>
      </w:r>
      <w:r w:rsidRPr="00DC29B0">
        <w:rPr>
          <w:color w:val="008080"/>
        </w:rPr>
        <w:t xml:space="preserve"> </w:t>
      </w:r>
      <w:proofErr w:type="spellStart"/>
      <w:r w:rsidRPr="00DC29B0">
        <w:rPr>
          <w:color w:val="000000"/>
        </w:rPr>
        <w:t>qwtb</w:t>
      </w:r>
      <w:proofErr w:type="spellEnd"/>
      <w:r w:rsidRPr="00DC29B0">
        <w:rPr>
          <w:color w:val="008080"/>
        </w:rPr>
        <w:t xml:space="preserve"> </w:t>
      </w:r>
      <w:r w:rsidRPr="00DC29B0">
        <w:rPr>
          <w:color w:val="000000"/>
        </w:rPr>
        <w:t>list</w:t>
      </w:r>
    </w:p>
    <w:p w:rsidR="003B6FD5" w:rsidRPr="00DC29B0" w:rsidRDefault="003B6FD5" w:rsidP="00A56CE1">
      <w:pPr>
        <w:pStyle w:val="code"/>
        <w:rPr>
          <w:color w:val="000000"/>
        </w:rPr>
      </w:pPr>
    </w:p>
    <w:p w:rsidR="003B6FD5" w:rsidRPr="00A56CE1" w:rsidRDefault="003B6FD5" w:rsidP="00A56CE1">
      <w:pPr>
        <w:pStyle w:val="code"/>
        <w:rPr>
          <w:color w:val="0070C0"/>
        </w:rPr>
      </w:pPr>
      <w:r w:rsidRPr="00A56CE1">
        <w:rPr>
          <w:color w:val="0070C0"/>
        </w:rPr>
        <w:t>// === list of the supported algorithms ===</w:t>
      </w:r>
    </w:p>
    <w:p w:rsidR="003B6FD5" w:rsidRPr="00A56CE1" w:rsidRDefault="003B6FD5" w:rsidP="00A56CE1">
      <w:pPr>
        <w:pStyle w:val="code"/>
        <w:rPr>
          <w:color w:val="0070C0"/>
        </w:rPr>
      </w:pPr>
      <w:r w:rsidRPr="00A56CE1">
        <w:rPr>
          <w:color w:val="0070C0"/>
        </w:rPr>
        <w:t>// note: enter algorithm ID's, e.g.: PSFE, SFDR</w:t>
      </w:r>
      <w:proofErr w:type="gramStart"/>
      <w:r w:rsidRPr="00A56CE1">
        <w:rPr>
          <w:color w:val="0070C0"/>
        </w:rPr>
        <w:t>, ...</w:t>
      </w:r>
      <w:proofErr w:type="gramEnd"/>
    </w:p>
    <w:p w:rsidR="003B6FD5" w:rsidRPr="00DC29B0" w:rsidRDefault="003B6FD5" w:rsidP="00A56CE1">
      <w:pPr>
        <w:pStyle w:val="code"/>
        <w:rPr>
          <w:color w:val="000000"/>
        </w:rPr>
      </w:pPr>
      <w:r w:rsidRPr="00DC29B0">
        <w:rPr>
          <w:b/>
          <w:bCs/>
          <w:color w:val="000000"/>
        </w:rPr>
        <w:t>#</w:t>
      </w:r>
      <w:proofErr w:type="spellStart"/>
      <w:r w:rsidRPr="00DC29B0">
        <w:rPr>
          <w:b/>
          <w:bCs/>
          <w:color w:val="000000"/>
        </w:rPr>
        <w:t>startmatrix</w:t>
      </w:r>
      <w:proofErr w:type="spellEnd"/>
      <w:proofErr w:type="gramStart"/>
      <w:r w:rsidRPr="00DC29B0">
        <w:rPr>
          <w:color w:val="000000"/>
        </w:rPr>
        <w:t>::</w:t>
      </w:r>
      <w:proofErr w:type="gramEnd"/>
      <w:r w:rsidRPr="00DC29B0">
        <w:rPr>
          <w:color w:val="008080"/>
        </w:rPr>
        <w:t xml:space="preserve"> </w:t>
      </w:r>
      <w:r w:rsidRPr="00DC29B0">
        <w:rPr>
          <w:color w:val="000000"/>
        </w:rPr>
        <w:t>list</w:t>
      </w:r>
      <w:r w:rsidRPr="00DC29B0">
        <w:rPr>
          <w:color w:val="008080"/>
        </w:rPr>
        <w:t xml:space="preserve"> </w:t>
      </w:r>
      <w:r w:rsidRPr="00DC29B0">
        <w:rPr>
          <w:color w:val="000000"/>
        </w:rPr>
        <w:t>of</w:t>
      </w:r>
      <w:r w:rsidRPr="00DC29B0">
        <w:rPr>
          <w:color w:val="008080"/>
        </w:rPr>
        <w:t xml:space="preserve"> </w:t>
      </w:r>
      <w:r w:rsidRPr="00DC29B0">
        <w:rPr>
          <w:color w:val="000000"/>
        </w:rPr>
        <w:t>supported</w:t>
      </w:r>
      <w:r w:rsidRPr="00DC29B0">
        <w:rPr>
          <w:color w:val="008080"/>
        </w:rPr>
        <w:t xml:space="preserve"> </w:t>
      </w:r>
      <w:r w:rsidRPr="00DC29B0">
        <w:rPr>
          <w:color w:val="000000"/>
        </w:rPr>
        <w:t>algorithms</w:t>
      </w:r>
    </w:p>
    <w:p w:rsidR="003B6FD5" w:rsidRPr="00DC29B0" w:rsidRDefault="003B6FD5" w:rsidP="00A56CE1">
      <w:pPr>
        <w:pStyle w:val="code"/>
        <w:rPr>
          <w:color w:val="000000"/>
        </w:rPr>
      </w:pPr>
      <w:r w:rsidRPr="00DC29B0">
        <w:rPr>
          <w:color w:val="000000"/>
        </w:rPr>
        <w:t xml:space="preserve">         …</w:t>
      </w:r>
    </w:p>
    <w:p w:rsidR="003B6FD5" w:rsidRPr="00DC29B0" w:rsidRDefault="003B6FD5" w:rsidP="00A56CE1">
      <w:pPr>
        <w:pStyle w:val="code"/>
        <w:rPr>
          <w:color w:val="000000"/>
        </w:rPr>
      </w:pPr>
      <w:r w:rsidRPr="00DC29B0">
        <w:rPr>
          <w:color w:val="008080"/>
        </w:rPr>
        <w:t xml:space="preserve">         </w:t>
      </w:r>
      <w:r w:rsidRPr="00DC29B0">
        <w:rPr>
          <w:color w:val="FF0000"/>
        </w:rPr>
        <w:t>TWM-</w:t>
      </w:r>
      <w:proofErr w:type="spellStart"/>
      <w:r w:rsidRPr="00DC29B0">
        <w:rPr>
          <w:color w:val="FF0000"/>
        </w:rPr>
        <w:t>my_algorithm_name</w:t>
      </w:r>
      <w:proofErr w:type="spellEnd"/>
    </w:p>
    <w:p w:rsidR="003B6FD5" w:rsidRPr="00DC29B0" w:rsidRDefault="003B6FD5" w:rsidP="00A56CE1">
      <w:pPr>
        <w:pStyle w:val="code"/>
        <w:rPr>
          <w:color w:val="000000"/>
        </w:rPr>
      </w:pPr>
      <w:r w:rsidRPr="00DC29B0">
        <w:rPr>
          <w:color w:val="000000"/>
        </w:rPr>
        <w:t xml:space="preserve">         …</w:t>
      </w:r>
    </w:p>
    <w:p w:rsidR="003B6FD5" w:rsidRPr="00DC29B0" w:rsidRDefault="003B6FD5" w:rsidP="00A56CE1">
      <w:pPr>
        <w:pStyle w:val="code"/>
        <w:rPr>
          <w:color w:val="000000"/>
        </w:rPr>
      </w:pPr>
      <w:r w:rsidRPr="00DC29B0">
        <w:rPr>
          <w:b/>
          <w:bCs/>
          <w:color w:val="000000"/>
        </w:rPr>
        <w:t>#</w:t>
      </w:r>
      <w:proofErr w:type="spellStart"/>
      <w:r w:rsidRPr="00DC29B0">
        <w:rPr>
          <w:b/>
          <w:bCs/>
          <w:color w:val="000000"/>
        </w:rPr>
        <w:t>endmatrix</w:t>
      </w:r>
      <w:proofErr w:type="spellEnd"/>
      <w:proofErr w:type="gramStart"/>
      <w:r w:rsidRPr="00DC29B0">
        <w:rPr>
          <w:color w:val="000000"/>
        </w:rPr>
        <w:t>::</w:t>
      </w:r>
      <w:proofErr w:type="gramEnd"/>
      <w:r w:rsidRPr="00DC29B0">
        <w:rPr>
          <w:color w:val="008080"/>
        </w:rPr>
        <w:t xml:space="preserve"> </w:t>
      </w:r>
      <w:r w:rsidRPr="00DC29B0">
        <w:rPr>
          <w:color w:val="000000"/>
        </w:rPr>
        <w:t>list</w:t>
      </w:r>
      <w:r w:rsidRPr="00DC29B0">
        <w:rPr>
          <w:color w:val="008080"/>
        </w:rPr>
        <w:t xml:space="preserve"> </w:t>
      </w:r>
      <w:r w:rsidRPr="00DC29B0">
        <w:rPr>
          <w:color w:val="000000"/>
        </w:rPr>
        <w:t>of</w:t>
      </w:r>
      <w:r w:rsidRPr="00DC29B0">
        <w:rPr>
          <w:color w:val="008080"/>
        </w:rPr>
        <w:t xml:space="preserve"> </w:t>
      </w:r>
      <w:r w:rsidRPr="00DC29B0">
        <w:rPr>
          <w:color w:val="000000"/>
        </w:rPr>
        <w:t>supported</w:t>
      </w:r>
      <w:r w:rsidRPr="00DC29B0">
        <w:rPr>
          <w:color w:val="008080"/>
        </w:rPr>
        <w:t xml:space="preserve"> </w:t>
      </w:r>
      <w:r w:rsidRPr="00DC29B0">
        <w:rPr>
          <w:color w:val="000000"/>
        </w:rPr>
        <w:t>algorithms</w:t>
      </w:r>
    </w:p>
    <w:p w:rsidR="003B6FD5" w:rsidRPr="00A56CE1" w:rsidRDefault="00A56CE1" w:rsidP="00A56CE1">
      <w:pPr>
        <w:pStyle w:val="code"/>
        <w:rPr>
          <w:color w:val="000000"/>
        </w:rPr>
      </w:pPr>
      <w:r>
        <w:rPr>
          <w:color w:val="000000"/>
        </w:rPr>
        <w:t>…</w:t>
      </w:r>
    </w:p>
    <w:p w:rsidR="003B6FD5" w:rsidRDefault="003B6FD5" w:rsidP="003B6FD5">
      <w:pPr>
        <w:rPr>
          <w:lang w:val="en-GB"/>
        </w:rPr>
      </w:pPr>
      <w:r w:rsidRPr="00A2245E">
        <w:rPr>
          <w:lang w:val="en-GB"/>
        </w:rPr>
        <w:t>The newly integrated algorithm should automatically appear in the list of available algorithms in the QWTB processing panel of TWM</w:t>
      </w:r>
      <w:r w:rsidR="00A56CE1">
        <w:rPr>
          <w:lang w:val="en-GB"/>
        </w:rPr>
        <w:t xml:space="preserve"> show in </w:t>
      </w:r>
      <w:r w:rsidR="00A56CE1">
        <w:rPr>
          <w:lang w:val="en-GB"/>
        </w:rPr>
        <w:fldChar w:fldCharType="begin"/>
      </w:r>
      <w:r w:rsidR="00A56CE1">
        <w:rPr>
          <w:lang w:val="en-GB"/>
        </w:rPr>
        <w:instrText xml:space="preserve"> REF _Ref528152240 \h </w:instrText>
      </w:r>
      <w:r w:rsidR="00A56CE1">
        <w:rPr>
          <w:lang w:val="en-GB"/>
        </w:rPr>
      </w:r>
      <w:r w:rsidR="00A56CE1">
        <w:rPr>
          <w:lang w:val="en-GB"/>
        </w:rPr>
        <w:fldChar w:fldCharType="separate"/>
      </w:r>
      <w:r w:rsidR="00A56CE1" w:rsidRPr="009E3B61">
        <w:t xml:space="preserve">Figure </w:t>
      </w:r>
      <w:r w:rsidR="00A56CE1">
        <w:rPr>
          <w:noProof/>
        </w:rPr>
        <w:t>A</w:t>
      </w:r>
      <w:r w:rsidR="00A56CE1">
        <w:noBreakHyphen/>
      </w:r>
      <w:r w:rsidR="00A56CE1">
        <w:rPr>
          <w:noProof/>
        </w:rPr>
        <w:t>17</w:t>
      </w:r>
      <w:r w:rsidR="00A56CE1">
        <w:rPr>
          <w:lang w:val="en-GB"/>
        </w:rPr>
        <w:fldChar w:fldCharType="end"/>
      </w:r>
      <w:r w:rsidRPr="00A2245E">
        <w:rPr>
          <w:lang w:val="en-GB"/>
        </w:rPr>
        <w:t>.</w:t>
      </w:r>
    </w:p>
    <w:p w:rsidR="003B6FD5" w:rsidRDefault="003B6FD5" w:rsidP="003B6FD5">
      <w:pPr>
        <w:rPr>
          <w:lang w:val="en-GB"/>
        </w:rPr>
      </w:pPr>
      <w:r>
        <w:rPr>
          <w:lang w:val="en-GB"/>
        </w:rPr>
        <w:t xml:space="preserve">When implementing the algorithms, user should keep in mind the algorithm should be compatible with both GNU Octave and </w:t>
      </w:r>
      <w:proofErr w:type="spellStart"/>
      <w:r>
        <w:rPr>
          <w:lang w:val="en-GB"/>
        </w:rPr>
        <w:t>Matlab</w:t>
      </w:r>
      <w:proofErr w:type="spellEnd"/>
      <w:r>
        <w:rPr>
          <w:lang w:val="en-GB"/>
        </w:rPr>
        <w:t xml:space="preserve"> environments, so it is recommended to not use the extended Octave syntax and when possible also not the commercial packages where no equivalent for the other environment is available. Where needed, use may use if/else statement to distinguish </w:t>
      </w:r>
      <w:proofErr w:type="spellStart"/>
      <w:r>
        <w:rPr>
          <w:lang w:val="en-GB"/>
        </w:rPr>
        <w:t>Matlab</w:t>
      </w:r>
      <w:proofErr w:type="spellEnd"/>
      <w:r>
        <w:rPr>
          <w:lang w:val="en-GB"/>
        </w:rPr>
        <w:t xml:space="preserve"> and Octave code to reflect the differences or eventually throw and error with information the algorithm cannot run in given environment. Example of environment dependent code:</w:t>
      </w:r>
    </w:p>
    <w:p w:rsidR="003B6FD5" w:rsidRPr="00A56CE1" w:rsidRDefault="003B6FD5" w:rsidP="00A56CE1">
      <w:pPr>
        <w:pStyle w:val="code"/>
        <w:rPr>
          <w:color w:val="0070C0"/>
        </w:rPr>
      </w:pPr>
      <w:r w:rsidRPr="00A56CE1">
        <w:rPr>
          <w:color w:val="0070C0"/>
        </w:rPr>
        <w:t xml:space="preserve">%% Check if running in </w:t>
      </w:r>
      <w:proofErr w:type="spellStart"/>
      <w:r w:rsidRPr="00A56CE1">
        <w:rPr>
          <w:color w:val="0070C0"/>
        </w:rPr>
        <w:t>Matlab</w:t>
      </w:r>
      <w:proofErr w:type="spellEnd"/>
      <w:r w:rsidRPr="00A56CE1">
        <w:rPr>
          <w:color w:val="0070C0"/>
        </w:rPr>
        <w:t xml:space="preserve"> or GNU Octave:</w:t>
      </w:r>
    </w:p>
    <w:p w:rsidR="003B6FD5" w:rsidRPr="00A56CE1" w:rsidRDefault="003B6FD5" w:rsidP="00A56CE1">
      <w:pPr>
        <w:pStyle w:val="code"/>
      </w:pPr>
      <w:r w:rsidRPr="00A56CE1">
        <w:t>IS_OCTAVE = (</w:t>
      </w:r>
      <w:proofErr w:type="gramStart"/>
      <w:r w:rsidRPr="00A56CE1">
        <w:rPr>
          <w:b/>
        </w:rPr>
        <w:t>exist</w:t>
      </w:r>
      <w:r w:rsidRPr="00A56CE1">
        <w:t>(</w:t>
      </w:r>
      <w:proofErr w:type="gramEnd"/>
      <w:r w:rsidRPr="00A56CE1">
        <w:t>'OCTAVE_VERSION') ~= 0);</w:t>
      </w:r>
    </w:p>
    <w:p w:rsidR="003B6FD5" w:rsidRPr="00A56CE1" w:rsidRDefault="003B6FD5" w:rsidP="00A56CE1">
      <w:pPr>
        <w:pStyle w:val="code"/>
      </w:pPr>
    </w:p>
    <w:p w:rsidR="003B6FD5" w:rsidRPr="00A56CE1" w:rsidRDefault="003B6FD5" w:rsidP="00A56CE1">
      <w:pPr>
        <w:pStyle w:val="code"/>
        <w:rPr>
          <w:color w:val="0070C0"/>
        </w:rPr>
      </w:pPr>
      <w:r w:rsidRPr="00A56CE1">
        <w:rPr>
          <w:color w:val="0070C0"/>
        </w:rPr>
        <w:t>%% Check available packages</w:t>
      </w:r>
    </w:p>
    <w:p w:rsidR="003B6FD5" w:rsidRPr="00A56CE1" w:rsidRDefault="003B6FD5" w:rsidP="00A56CE1">
      <w:pPr>
        <w:pStyle w:val="code"/>
      </w:pPr>
      <w:proofErr w:type="gramStart"/>
      <w:r w:rsidRPr="00A56CE1">
        <w:rPr>
          <w:b/>
        </w:rPr>
        <w:t>if</w:t>
      </w:r>
      <w:proofErr w:type="gramEnd"/>
      <w:r w:rsidRPr="00A56CE1">
        <w:t xml:space="preserve"> IS_OCTAVE</w:t>
      </w:r>
    </w:p>
    <w:p w:rsidR="003B6FD5" w:rsidRPr="00A56CE1" w:rsidRDefault="003B6FD5" w:rsidP="00A56CE1">
      <w:pPr>
        <w:pStyle w:val="code"/>
      </w:pPr>
      <w:r w:rsidRPr="00A56CE1">
        <w:t xml:space="preserve">        </w:t>
      </w:r>
      <w:proofErr w:type="gramStart"/>
      <w:r w:rsidRPr="00A56CE1">
        <w:rPr>
          <w:b/>
        </w:rPr>
        <w:t>if</w:t>
      </w:r>
      <w:proofErr w:type="gramEnd"/>
      <w:r w:rsidRPr="00A56CE1">
        <w:t xml:space="preserve"> not(exist('butter'))</w:t>
      </w:r>
    </w:p>
    <w:p w:rsidR="003B6FD5" w:rsidRPr="00A56CE1" w:rsidRDefault="003B6FD5" w:rsidP="00A56CE1">
      <w:pPr>
        <w:pStyle w:val="code"/>
      </w:pPr>
      <w:r w:rsidRPr="00A56CE1">
        <w:t xml:space="preserve">                </w:t>
      </w:r>
      <w:proofErr w:type="spellStart"/>
      <w:proofErr w:type="gramStart"/>
      <w:r w:rsidRPr="00A56CE1">
        <w:t>pkg</w:t>
      </w:r>
      <w:proofErr w:type="spellEnd"/>
      <w:proofErr w:type="gramEnd"/>
      <w:r w:rsidRPr="00A56CE1">
        <w:t xml:space="preserve"> load signal</w:t>
      </w:r>
    </w:p>
    <w:p w:rsidR="003B6FD5" w:rsidRPr="00A56CE1" w:rsidRDefault="003B6FD5" w:rsidP="00A56CE1">
      <w:pPr>
        <w:pStyle w:val="code"/>
      </w:pPr>
      <w:r w:rsidRPr="00A56CE1">
        <w:t xml:space="preserve">                </w:t>
      </w:r>
      <w:proofErr w:type="gramStart"/>
      <w:r w:rsidRPr="00A56CE1">
        <w:rPr>
          <w:b/>
        </w:rPr>
        <w:t>if</w:t>
      </w:r>
      <w:proofErr w:type="gramEnd"/>
      <w:r w:rsidRPr="00A56CE1">
        <w:t xml:space="preserve"> not(exist('butter'))</w:t>
      </w:r>
    </w:p>
    <w:p w:rsidR="003B6FD5" w:rsidRPr="00A56CE1" w:rsidRDefault="003B6FD5" w:rsidP="00A56CE1">
      <w:pPr>
        <w:pStyle w:val="code"/>
      </w:pPr>
      <w:r w:rsidRPr="00A56CE1">
        <w:lastRenderedPageBreak/>
        <w:t xml:space="preserve">                        </w:t>
      </w:r>
      <w:proofErr w:type="gramStart"/>
      <w:r w:rsidRPr="00A56CE1">
        <w:rPr>
          <w:b/>
        </w:rPr>
        <w:t>error</w:t>
      </w:r>
      <w:r w:rsidRPr="00A56CE1">
        <w:t>(</w:t>
      </w:r>
      <w:proofErr w:type="gramEnd"/>
      <w:r w:rsidRPr="00A56CE1">
        <w:t>'This algorithm requires package `signal` from Octave Forge');</w:t>
      </w:r>
    </w:p>
    <w:p w:rsidR="003B6FD5" w:rsidRPr="00A56CE1" w:rsidRDefault="003B6FD5" w:rsidP="00A56CE1">
      <w:pPr>
        <w:pStyle w:val="code"/>
        <w:rPr>
          <w:b/>
        </w:rPr>
      </w:pPr>
      <w:r w:rsidRPr="00A56CE1">
        <w:t xml:space="preserve">                </w:t>
      </w:r>
      <w:proofErr w:type="gramStart"/>
      <w:r w:rsidRPr="00A56CE1">
        <w:rPr>
          <w:b/>
        </w:rPr>
        <w:t>end</w:t>
      </w:r>
      <w:proofErr w:type="gramEnd"/>
    </w:p>
    <w:p w:rsidR="003B6FD5" w:rsidRPr="00A56CE1" w:rsidRDefault="003B6FD5" w:rsidP="00A56CE1">
      <w:pPr>
        <w:pStyle w:val="code"/>
        <w:rPr>
          <w:b/>
        </w:rPr>
      </w:pPr>
      <w:r w:rsidRPr="00A56CE1">
        <w:t xml:space="preserve">        </w:t>
      </w:r>
      <w:proofErr w:type="gramStart"/>
      <w:r w:rsidRPr="00A56CE1">
        <w:rPr>
          <w:b/>
        </w:rPr>
        <w:t>end</w:t>
      </w:r>
      <w:proofErr w:type="gramEnd"/>
    </w:p>
    <w:p w:rsidR="003B6FD5" w:rsidRPr="00A56CE1" w:rsidRDefault="003B6FD5" w:rsidP="00A56CE1">
      <w:pPr>
        <w:pStyle w:val="code"/>
        <w:rPr>
          <w:b/>
        </w:rPr>
      </w:pPr>
      <w:proofErr w:type="gramStart"/>
      <w:r w:rsidRPr="00A56CE1">
        <w:rPr>
          <w:b/>
        </w:rPr>
        <w:t>else</w:t>
      </w:r>
      <w:proofErr w:type="gramEnd"/>
    </w:p>
    <w:p w:rsidR="003B6FD5" w:rsidRPr="00A56CE1" w:rsidRDefault="003B6FD5" w:rsidP="00A56CE1">
      <w:pPr>
        <w:pStyle w:val="code"/>
      </w:pPr>
      <w:r w:rsidRPr="00A56CE1">
        <w:t xml:space="preserve">        </w:t>
      </w:r>
      <w:proofErr w:type="gramStart"/>
      <w:r w:rsidRPr="00A56CE1">
        <w:rPr>
          <w:b/>
        </w:rPr>
        <w:t>if</w:t>
      </w:r>
      <w:proofErr w:type="gramEnd"/>
      <w:r w:rsidRPr="00A56CE1">
        <w:t xml:space="preserve"> not(exist('butter'))</w:t>
      </w:r>
    </w:p>
    <w:p w:rsidR="003B6FD5" w:rsidRPr="00A56CE1" w:rsidRDefault="003B6FD5" w:rsidP="00A56CE1">
      <w:pPr>
        <w:pStyle w:val="code"/>
      </w:pPr>
      <w:r w:rsidRPr="00A56CE1">
        <w:t xml:space="preserve">                </w:t>
      </w:r>
      <w:proofErr w:type="gramStart"/>
      <w:r w:rsidRPr="00A56CE1">
        <w:rPr>
          <w:b/>
        </w:rPr>
        <w:t>error</w:t>
      </w:r>
      <w:r w:rsidRPr="00A56CE1">
        <w:t>(</w:t>
      </w:r>
      <w:proofErr w:type="gramEnd"/>
      <w:r w:rsidRPr="00A56CE1">
        <w:t>'This algorithm requires `Signal Processing Toolbox`');</w:t>
      </w:r>
    </w:p>
    <w:p w:rsidR="003B6FD5" w:rsidRPr="00A56CE1" w:rsidRDefault="003B6FD5" w:rsidP="00A56CE1">
      <w:pPr>
        <w:pStyle w:val="code"/>
        <w:rPr>
          <w:b/>
        </w:rPr>
      </w:pPr>
      <w:r w:rsidRPr="00A56CE1">
        <w:t xml:space="preserve">        </w:t>
      </w:r>
      <w:proofErr w:type="gramStart"/>
      <w:r w:rsidRPr="00A56CE1">
        <w:rPr>
          <w:b/>
        </w:rPr>
        <w:t>end</w:t>
      </w:r>
      <w:proofErr w:type="gramEnd"/>
    </w:p>
    <w:p w:rsidR="003B6FD5" w:rsidRPr="00A56CE1" w:rsidRDefault="003B6FD5" w:rsidP="00A56CE1">
      <w:pPr>
        <w:pStyle w:val="code"/>
        <w:rPr>
          <w:b/>
        </w:rPr>
      </w:pPr>
      <w:proofErr w:type="gramStart"/>
      <w:r w:rsidRPr="00A56CE1">
        <w:rPr>
          <w:b/>
        </w:rPr>
        <w:t>end</w:t>
      </w:r>
      <w:proofErr w:type="gramEnd"/>
    </w:p>
    <w:p w:rsidR="003B6FD5" w:rsidRPr="003B6FD5" w:rsidRDefault="003B6FD5" w:rsidP="00A56CE1">
      <w:pPr>
        <w:jc w:val="left"/>
        <w:rPr>
          <w:lang w:val="en-GB"/>
        </w:rPr>
      </w:pPr>
    </w:p>
    <w:p w:rsidR="00A56CE1" w:rsidRPr="009E3B61" w:rsidRDefault="00A56CE1" w:rsidP="00A56CE1">
      <w:pPr>
        <w:jc w:val="left"/>
        <w:rPr>
          <w:lang w:val="en-GB"/>
        </w:rPr>
        <w:sectPr w:rsidR="00A56CE1" w:rsidRPr="009E3B61">
          <w:pgSz w:w="11906" w:h="16838"/>
          <w:pgMar w:top="1417" w:right="1417" w:bottom="1417" w:left="1417" w:header="708" w:footer="708" w:gutter="0"/>
          <w:cols w:space="708"/>
          <w:docGrid w:linePitch="360"/>
        </w:sectPr>
      </w:pPr>
      <w:r>
        <w:rPr>
          <w:lang w:val="en-GB"/>
        </w:rPr>
        <w:t xml:space="preserve">More details on implementation of the algorithm are given in up to date version of document “A232 Algorithms Exchange Format.docx” available online </w:t>
      </w:r>
      <w:r>
        <w:rPr>
          <w:lang w:val="en-GB"/>
        </w:rPr>
        <w:fldChar w:fldCharType="begin"/>
      </w:r>
      <w:r>
        <w:rPr>
          <w:lang w:val="en-GB"/>
        </w:rPr>
        <w:instrText xml:space="preserve"> REF _Ref6233370 \r \h </w:instrText>
      </w:r>
      <w:r>
        <w:rPr>
          <w:lang w:val="en-GB"/>
        </w:rPr>
      </w:r>
      <w:r>
        <w:rPr>
          <w:lang w:val="en-GB"/>
        </w:rPr>
        <w:fldChar w:fldCharType="separate"/>
      </w:r>
      <w:r>
        <w:rPr>
          <w:lang w:val="en-GB"/>
        </w:rPr>
        <w:t>[16]</w:t>
      </w:r>
      <w:r>
        <w:rPr>
          <w:lang w:val="en-GB"/>
        </w:rPr>
        <w:fldChar w:fldCharType="end"/>
      </w:r>
      <w:r>
        <w:rPr>
          <w:lang w:val="en-GB"/>
        </w:rPr>
        <w:t>.</w:t>
      </w:r>
      <w:bookmarkStart w:id="144" w:name="_GoBack"/>
      <w:bookmarkEnd w:id="144"/>
    </w:p>
    <w:p w:rsidR="00A071A2" w:rsidRPr="009E3B61" w:rsidRDefault="00A071A2" w:rsidP="00A071A2">
      <w:pPr>
        <w:pStyle w:val="Nadpis1"/>
        <w:numPr>
          <w:ilvl w:val="0"/>
          <w:numId w:val="4"/>
        </w:numPr>
        <w:rPr>
          <w:lang w:val="en-GB"/>
        </w:rPr>
      </w:pPr>
      <w:bookmarkStart w:id="145" w:name="_Toc508711884"/>
      <w:bookmarkStart w:id="146" w:name="_Toc6233737"/>
      <w:r w:rsidRPr="009E3B61">
        <w:rPr>
          <w:lang w:val="en-GB"/>
        </w:rPr>
        <w:lastRenderedPageBreak/>
        <w:t>TITLE 1</w:t>
      </w:r>
      <w:bookmarkEnd w:id="145"/>
      <w:bookmarkEnd w:id="146"/>
    </w:p>
    <w:p w:rsidR="00A071A2" w:rsidRPr="009E3B61" w:rsidRDefault="00A071A2" w:rsidP="00A071A2">
      <w:pPr>
        <w:rPr>
          <w:lang w:val="en-GB"/>
        </w:rPr>
      </w:pPr>
      <w:proofErr w:type="gramStart"/>
      <w:r w:rsidRPr="009E3B61">
        <w:rPr>
          <w:lang w:val="en-GB"/>
        </w:rPr>
        <w:t>Title 1 title 1 title 1 title 1 title 1.</w:t>
      </w:r>
      <w:proofErr w:type="gramEnd"/>
    </w:p>
    <w:tbl>
      <w:tblPr>
        <w:tblStyle w:val="Mkatabulky"/>
        <w:tblW w:w="0" w:type="auto"/>
        <w:tblLook w:val="04A0" w:firstRow="1" w:lastRow="0" w:firstColumn="1" w:lastColumn="0" w:noHBand="0" w:noVBand="1"/>
      </w:tblPr>
      <w:tblGrid>
        <w:gridCol w:w="1842"/>
        <w:gridCol w:w="1842"/>
        <w:gridCol w:w="1842"/>
        <w:gridCol w:w="1843"/>
        <w:gridCol w:w="1843"/>
      </w:tblGrid>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r>
      <w:tr w:rsidR="00A071A2" w:rsidRPr="009E3B61" w:rsidTr="00AF04C8">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2" w:type="dxa"/>
          </w:tcPr>
          <w:p w:rsidR="00A071A2" w:rsidRPr="009E3B61" w:rsidRDefault="00A071A2" w:rsidP="00AF04C8">
            <w:pPr>
              <w:rPr>
                <w:lang w:val="en-GB"/>
              </w:rPr>
            </w:pPr>
          </w:p>
        </w:tc>
        <w:tc>
          <w:tcPr>
            <w:tcW w:w="1843" w:type="dxa"/>
          </w:tcPr>
          <w:p w:rsidR="00A071A2" w:rsidRPr="009E3B61" w:rsidRDefault="00A071A2" w:rsidP="00AF04C8">
            <w:pPr>
              <w:rPr>
                <w:lang w:val="en-GB"/>
              </w:rPr>
            </w:pPr>
          </w:p>
        </w:tc>
        <w:tc>
          <w:tcPr>
            <w:tcW w:w="1843" w:type="dxa"/>
          </w:tcPr>
          <w:p w:rsidR="00A071A2" w:rsidRPr="009E3B61" w:rsidRDefault="00A071A2" w:rsidP="00AF04C8">
            <w:pPr>
              <w:keepNext/>
              <w:rPr>
                <w:lang w:val="en-GB"/>
              </w:rPr>
            </w:pPr>
          </w:p>
        </w:tc>
      </w:tr>
    </w:tbl>
    <w:p w:rsidR="00A071A2" w:rsidRPr="009E3B61" w:rsidRDefault="00A071A2" w:rsidP="00A071A2">
      <w:pPr>
        <w:pStyle w:val="Titulek"/>
      </w:pPr>
      <w:bookmarkStart w:id="147" w:name="_Toc508703397"/>
      <w:bookmarkStart w:id="148" w:name="_Toc6233769"/>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A56CE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A56CE1">
        <w:rPr>
          <w:noProof/>
        </w:rPr>
        <w:t>1</w:t>
      </w:r>
      <w:r w:rsidR="00C75D78" w:rsidRPr="009E3B61">
        <w:fldChar w:fldCharType="end"/>
      </w:r>
      <w:r w:rsidRPr="009E3B61">
        <w:t xml:space="preserve"> : Six*Three </w:t>
      </w:r>
      <w:proofErr w:type="spellStart"/>
      <w:r w:rsidRPr="009E3B61">
        <w:t>exemple</w:t>
      </w:r>
      <w:bookmarkEnd w:id="147"/>
      <w:bookmarkEnd w:id="148"/>
      <w:proofErr w:type="spellEnd"/>
    </w:p>
    <w:p w:rsidR="00A071A2" w:rsidRPr="009E3B61" w:rsidRDefault="00A071A2" w:rsidP="003B6FD5">
      <w:pPr>
        <w:pStyle w:val="Nadpis2"/>
      </w:pPr>
      <w:bookmarkStart w:id="149" w:name="_Toc508711885"/>
      <w:bookmarkStart w:id="150" w:name="_Toc6233738"/>
      <w:r w:rsidRPr="009E3B61">
        <w:t>Title 2</w:t>
      </w:r>
      <w:bookmarkEnd w:id="149"/>
      <w:bookmarkEnd w:id="150"/>
    </w:p>
    <w:p w:rsidR="00A071A2" w:rsidRPr="009E3B61" w:rsidRDefault="00A071A2" w:rsidP="00975688">
      <w:pPr>
        <w:rPr>
          <w:noProof/>
          <w:lang w:val="en-GB" w:eastAsia="fr-FR"/>
        </w:rPr>
      </w:pPr>
      <w:r w:rsidRPr="009E3B61">
        <w:rPr>
          <w:lang w:val="en-GB"/>
        </w:rPr>
        <w:t>Title 2 title 2 title 2 title 2 title 2 title 2 title 2 title 2 title 2 title 2 title 2 title 2 title 2 title 2 title 2 title 2 title 2 title 2 title 2 title 2 title 2 title 2 title 2 title 2 title 2 title 2 title 2 title 2 title 2 title 2 title 2 title 2.</w:t>
      </w:r>
      <w:r w:rsidRPr="009E3B61">
        <w:rPr>
          <w:noProof/>
          <w:lang w:val="en-GB" w:eastAsia="fr-FR"/>
        </w:rPr>
        <w:t xml:space="preserve"> </w:t>
      </w:r>
      <w:bookmarkStart w:id="151" w:name="_Toc508711886"/>
    </w:p>
    <w:p w:rsidR="00A071A2" w:rsidRPr="009E3B61" w:rsidRDefault="00A071A2" w:rsidP="00A071A2">
      <w:pPr>
        <w:keepNext/>
        <w:jc w:val="center"/>
        <w:rPr>
          <w:lang w:val="en-GB"/>
        </w:rPr>
      </w:pPr>
      <w:r w:rsidRPr="009E3B61">
        <w:rPr>
          <w:noProof/>
          <w:lang w:val="cs-CZ" w:eastAsia="cs-CZ"/>
        </w:rPr>
        <w:drawing>
          <wp:inline distT="0" distB="0" distL="0" distR="0" wp14:anchorId="62440968" wp14:editId="6729D0AE">
            <wp:extent cx="3019425" cy="6762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019425" cy="676275"/>
                    </a:xfrm>
                    <a:prstGeom prst="rect">
                      <a:avLst/>
                    </a:prstGeom>
                  </pic:spPr>
                </pic:pic>
              </a:graphicData>
            </a:graphic>
          </wp:inline>
        </w:drawing>
      </w:r>
    </w:p>
    <w:p w:rsidR="00A071A2" w:rsidRPr="009E3B61" w:rsidRDefault="00A071A2" w:rsidP="00A071A2">
      <w:pPr>
        <w:pStyle w:val="Titulek"/>
      </w:pPr>
      <w:bookmarkStart w:id="152" w:name="_Toc508703395"/>
      <w:bookmarkStart w:id="153" w:name="_Toc6233766"/>
      <w:r w:rsidRPr="009E3B61">
        <w:t xml:space="preserve">Figure </w:t>
      </w:r>
      <w:r w:rsidR="00A56CE1">
        <w:fldChar w:fldCharType="begin"/>
      </w:r>
      <w:r w:rsidR="00A56CE1">
        <w:instrText xml:space="preserve"> STYLEREF 1 \s </w:instrText>
      </w:r>
      <w:r w:rsidR="00A56CE1">
        <w:fldChar w:fldCharType="separate"/>
      </w:r>
      <w:r w:rsidR="00A56CE1">
        <w:rPr>
          <w:noProof/>
        </w:rPr>
        <w:t>E</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1</w:t>
      </w:r>
      <w:r w:rsidR="00A56CE1">
        <w:fldChar w:fldCharType="end"/>
      </w:r>
      <w:r w:rsidRPr="009E3B61">
        <w:t xml:space="preserve"> : Blue </w:t>
      </w:r>
      <w:proofErr w:type="spellStart"/>
      <w:r w:rsidRPr="009E3B61">
        <w:t>Exemple</w:t>
      </w:r>
      <w:bookmarkEnd w:id="152"/>
      <w:bookmarkEnd w:id="153"/>
      <w:proofErr w:type="spellEnd"/>
    </w:p>
    <w:p w:rsidR="00A071A2" w:rsidRPr="009E3B61" w:rsidRDefault="00A071A2" w:rsidP="003B6FD5">
      <w:pPr>
        <w:pStyle w:val="Nadpis3"/>
      </w:pPr>
      <w:bookmarkStart w:id="154" w:name="_Toc6233739"/>
      <w:r w:rsidRPr="009E3B61">
        <w:t>Title 3</w:t>
      </w:r>
      <w:bookmarkEnd w:id="151"/>
      <w:bookmarkEnd w:id="154"/>
    </w:p>
    <w:p w:rsidR="00A071A2" w:rsidRPr="009E3B61" w:rsidRDefault="00A071A2" w:rsidP="00A071A2">
      <w:pPr>
        <w:rPr>
          <w:lang w:val="en-GB"/>
        </w:rPr>
      </w:pPr>
      <w:r w:rsidRPr="009E3B61">
        <w:rPr>
          <w:lang w:val="en-GB"/>
        </w:rPr>
        <w:t xml:space="preserve">Title 3 title 3 title 3 title 3 title 3 title 3 title 3 title 3 title 3 title 3 title 3 title 3 title 3 title 3 title 3 title 3 title 3. </w:t>
      </w:r>
    </w:p>
    <w:tbl>
      <w:tblPr>
        <w:tblStyle w:val="Mkatabulky"/>
        <w:tblW w:w="0" w:type="auto"/>
        <w:tblLook w:val="04A0" w:firstRow="1" w:lastRow="0" w:firstColumn="1" w:lastColumn="0" w:noHBand="0" w:noVBand="1"/>
      </w:tblPr>
      <w:tblGrid>
        <w:gridCol w:w="3070"/>
        <w:gridCol w:w="3071"/>
        <w:gridCol w:w="3071"/>
      </w:tblGrid>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r>
      <w:tr w:rsidR="00A071A2" w:rsidRPr="009E3B61" w:rsidTr="00AF04C8">
        <w:tc>
          <w:tcPr>
            <w:tcW w:w="3070" w:type="dxa"/>
          </w:tcPr>
          <w:p w:rsidR="00A071A2" w:rsidRPr="009E3B61" w:rsidRDefault="00A071A2" w:rsidP="00AF04C8">
            <w:pPr>
              <w:rPr>
                <w:lang w:val="en-GB"/>
              </w:rPr>
            </w:pPr>
          </w:p>
        </w:tc>
        <w:tc>
          <w:tcPr>
            <w:tcW w:w="3071" w:type="dxa"/>
          </w:tcPr>
          <w:p w:rsidR="00A071A2" w:rsidRPr="009E3B61" w:rsidRDefault="00A071A2" w:rsidP="00AF04C8">
            <w:pPr>
              <w:rPr>
                <w:lang w:val="en-GB"/>
              </w:rPr>
            </w:pPr>
          </w:p>
        </w:tc>
        <w:tc>
          <w:tcPr>
            <w:tcW w:w="3071" w:type="dxa"/>
          </w:tcPr>
          <w:p w:rsidR="00A071A2" w:rsidRPr="009E3B61" w:rsidRDefault="00A071A2" w:rsidP="00AF04C8">
            <w:pPr>
              <w:keepNext/>
              <w:rPr>
                <w:lang w:val="en-GB"/>
              </w:rPr>
            </w:pPr>
          </w:p>
        </w:tc>
      </w:tr>
    </w:tbl>
    <w:p w:rsidR="00A071A2" w:rsidRPr="009E3B61" w:rsidRDefault="00A071A2" w:rsidP="00A071A2">
      <w:pPr>
        <w:pStyle w:val="Titulek"/>
      </w:pPr>
      <w:bookmarkStart w:id="155" w:name="_Toc508703398"/>
      <w:bookmarkStart w:id="156" w:name="_Toc6233770"/>
      <w:r w:rsidRPr="009E3B61">
        <w:t xml:space="preserve">Table </w:t>
      </w:r>
      <w:r w:rsidR="00C75D78" w:rsidRPr="009E3B61">
        <w:fldChar w:fldCharType="begin"/>
      </w:r>
      <w:r w:rsidR="00C75D78" w:rsidRPr="009E3B61">
        <w:instrText xml:space="preserve"> STYLEREF 1 \s </w:instrText>
      </w:r>
      <w:r w:rsidR="00C75D78" w:rsidRPr="009E3B61">
        <w:fldChar w:fldCharType="separate"/>
      </w:r>
      <w:r w:rsidR="00A56CE1">
        <w:rPr>
          <w:noProof/>
        </w:rPr>
        <w:t>E</w:t>
      </w:r>
      <w:r w:rsidR="00C75D78" w:rsidRPr="009E3B61">
        <w:fldChar w:fldCharType="end"/>
      </w:r>
      <w:r w:rsidR="00C75D78" w:rsidRPr="009E3B61">
        <w:noBreakHyphen/>
      </w:r>
      <w:r w:rsidR="00C75D78" w:rsidRPr="009E3B61">
        <w:fldChar w:fldCharType="begin"/>
      </w:r>
      <w:r w:rsidR="00C75D78" w:rsidRPr="009E3B61">
        <w:instrText xml:space="preserve"> SEQ Table \* ARABIC \s 1 </w:instrText>
      </w:r>
      <w:r w:rsidR="00C75D78" w:rsidRPr="009E3B61">
        <w:fldChar w:fldCharType="separate"/>
      </w:r>
      <w:r w:rsidR="00A56CE1">
        <w:rPr>
          <w:noProof/>
        </w:rPr>
        <w:t>2</w:t>
      </w:r>
      <w:r w:rsidR="00C75D78" w:rsidRPr="009E3B61">
        <w:fldChar w:fldCharType="end"/>
      </w:r>
      <w:r w:rsidRPr="009E3B61">
        <w:t xml:space="preserve"> : Three*Two example</w:t>
      </w:r>
      <w:bookmarkEnd w:id="155"/>
      <w:bookmarkEnd w:id="156"/>
    </w:p>
    <w:p w:rsidR="00A071A2" w:rsidRPr="009E3B61" w:rsidRDefault="00A071A2" w:rsidP="003B6FD5">
      <w:pPr>
        <w:pStyle w:val="Nadpis4"/>
      </w:pPr>
      <w:bookmarkStart w:id="157" w:name="_Toc508711887"/>
      <w:bookmarkStart w:id="158" w:name="_Toc6233740"/>
      <w:r w:rsidRPr="009E3B61">
        <w:t>Title 4</w:t>
      </w:r>
      <w:bookmarkEnd w:id="157"/>
      <w:bookmarkEnd w:id="158"/>
    </w:p>
    <w:p w:rsidR="00A071A2" w:rsidRPr="009E3B61" w:rsidRDefault="00A071A2" w:rsidP="00A071A2">
      <w:pPr>
        <w:rPr>
          <w:lang w:val="en-GB"/>
        </w:rPr>
      </w:pPr>
      <w:r w:rsidRPr="009E3B61">
        <w:rPr>
          <w:lang w:val="en-GB"/>
        </w:rPr>
        <w:t>Title 4 title 4 title 4 title 4 title 4 title 4 title 4 title 4 title 4 title 4 title 4 title 4 title 4 title 4 title 4 title 4 title 4 title 4.</w:t>
      </w:r>
    </w:p>
    <w:p w:rsidR="00A071A2" w:rsidRPr="009E3B61" w:rsidRDefault="00A071A2" w:rsidP="00A071A2">
      <w:pPr>
        <w:pStyle w:val="Nadpis5"/>
        <w:numPr>
          <w:ilvl w:val="4"/>
          <w:numId w:val="4"/>
        </w:numPr>
        <w:ind w:left="2993"/>
        <w:rPr>
          <w:lang w:val="en-GB"/>
        </w:rPr>
      </w:pPr>
      <w:r w:rsidRPr="009E3B61">
        <w:rPr>
          <w:lang w:val="en-GB"/>
        </w:rPr>
        <w:t xml:space="preserve"> </w:t>
      </w:r>
      <w:bookmarkStart w:id="159" w:name="_Toc508711888"/>
      <w:bookmarkStart w:id="160" w:name="_Toc6233741"/>
      <w:r w:rsidRPr="009E3B61">
        <w:rPr>
          <w:lang w:val="en-GB"/>
        </w:rPr>
        <w:t>Title 5</w:t>
      </w:r>
      <w:bookmarkEnd w:id="159"/>
      <w:bookmarkEnd w:id="160"/>
    </w:p>
    <w:p w:rsidR="00A071A2" w:rsidRPr="009E3B61" w:rsidRDefault="00A071A2" w:rsidP="00A071A2">
      <w:pPr>
        <w:rPr>
          <w:lang w:val="en-GB"/>
        </w:rPr>
      </w:pPr>
      <w:r w:rsidRPr="009E3B61">
        <w:rPr>
          <w:lang w:val="en-GB"/>
        </w:rPr>
        <w:t>Title 5 title 5 title 5 title 5 title 5 title 5 title 5 title 5 title 5 title 5 title 5 title 5 title 5 title 5 title 5 title 5 title 5 title 5 title 5 title 5 title 5 title 5 title 5 title 5 title 5 title 5 title 5.</w:t>
      </w:r>
    </w:p>
    <w:p w:rsidR="00A071A2" w:rsidRPr="009E3B61" w:rsidRDefault="00A071A2" w:rsidP="00A071A2">
      <w:pPr>
        <w:keepNext/>
        <w:jc w:val="center"/>
        <w:rPr>
          <w:lang w:val="en-GB"/>
        </w:rPr>
      </w:pPr>
      <w:r w:rsidRPr="009E3B61">
        <w:rPr>
          <w:noProof/>
          <w:lang w:val="cs-CZ" w:eastAsia="cs-CZ"/>
        </w:rPr>
        <w:drawing>
          <wp:inline distT="0" distB="0" distL="0" distR="0" wp14:anchorId="4A37890A" wp14:editId="4F9118B4">
            <wp:extent cx="3048000" cy="6477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48000" cy="647700"/>
                    </a:xfrm>
                    <a:prstGeom prst="rect">
                      <a:avLst/>
                    </a:prstGeom>
                  </pic:spPr>
                </pic:pic>
              </a:graphicData>
            </a:graphic>
          </wp:inline>
        </w:drawing>
      </w:r>
    </w:p>
    <w:p w:rsidR="00A071A2" w:rsidRPr="009E3B61" w:rsidRDefault="00A071A2" w:rsidP="00A071A2">
      <w:pPr>
        <w:pStyle w:val="Titulek"/>
      </w:pPr>
      <w:bookmarkStart w:id="161" w:name="_Toc508703396"/>
      <w:bookmarkStart w:id="162" w:name="_Toc6233767"/>
      <w:r w:rsidRPr="009E3B61">
        <w:t xml:space="preserve">Figure </w:t>
      </w:r>
      <w:r w:rsidR="00A56CE1">
        <w:fldChar w:fldCharType="begin"/>
      </w:r>
      <w:r w:rsidR="00A56CE1">
        <w:instrText xml:space="preserve"> STYLEREF 1 \s </w:instrText>
      </w:r>
      <w:r w:rsidR="00A56CE1">
        <w:fldChar w:fldCharType="separate"/>
      </w:r>
      <w:r w:rsidR="00A56CE1">
        <w:rPr>
          <w:noProof/>
        </w:rPr>
        <w:t>E</w:t>
      </w:r>
      <w:r w:rsidR="00A56CE1">
        <w:fldChar w:fldCharType="end"/>
      </w:r>
      <w:r w:rsidR="00A56CE1">
        <w:noBreakHyphen/>
      </w:r>
      <w:r w:rsidR="00A56CE1">
        <w:fldChar w:fldCharType="begin"/>
      </w:r>
      <w:r w:rsidR="00A56CE1">
        <w:instrText xml:space="preserve"> SEQ Figure \* ARABIC \s 1 </w:instrText>
      </w:r>
      <w:r w:rsidR="00A56CE1">
        <w:fldChar w:fldCharType="separate"/>
      </w:r>
      <w:r w:rsidR="00A56CE1">
        <w:rPr>
          <w:noProof/>
        </w:rPr>
        <w:t>2</w:t>
      </w:r>
      <w:r w:rsidR="00A56CE1">
        <w:fldChar w:fldCharType="end"/>
      </w:r>
      <w:r w:rsidRPr="009E3B61">
        <w:t xml:space="preserve"> : Red </w:t>
      </w:r>
      <w:proofErr w:type="spellStart"/>
      <w:r w:rsidRPr="009E3B61">
        <w:t>Exemple</w:t>
      </w:r>
      <w:bookmarkEnd w:id="161"/>
      <w:bookmarkEnd w:id="162"/>
      <w:proofErr w:type="spellEnd"/>
    </w:p>
    <w:p w:rsidR="00A071A2" w:rsidRPr="009E3B61" w:rsidRDefault="00A071A2" w:rsidP="00A071A2">
      <w:pPr>
        <w:pStyle w:val="Nadpis6"/>
        <w:numPr>
          <w:ilvl w:val="5"/>
          <w:numId w:val="4"/>
        </w:numPr>
        <w:ind w:left="3417"/>
        <w:rPr>
          <w:lang w:val="en-GB"/>
        </w:rPr>
      </w:pPr>
      <w:bookmarkStart w:id="163" w:name="_Toc508711889"/>
      <w:bookmarkStart w:id="164" w:name="_Toc6233742"/>
      <w:r w:rsidRPr="009E3B61">
        <w:rPr>
          <w:lang w:val="en-GB"/>
        </w:rPr>
        <w:t>Title 6</w:t>
      </w:r>
      <w:bookmarkEnd w:id="163"/>
      <w:bookmarkEnd w:id="164"/>
    </w:p>
    <w:p w:rsidR="00B54FA0" w:rsidRPr="009E3B61" w:rsidRDefault="00A071A2" w:rsidP="00A071A2">
      <w:pPr>
        <w:rPr>
          <w:lang w:val="en-GB"/>
        </w:rPr>
      </w:pPr>
      <w:r w:rsidRPr="009E3B61">
        <w:rPr>
          <w:lang w:val="en-GB"/>
        </w:rPr>
        <w:t>Title 6 title 6 title 6 title 6 title 6 title6 title 6 title 6 title6 title 6 title 6 title 6 title6 title 6 title 6 title6 title 6 title 6 title 6 title 6 title 6 title 6 title 6 title 6 title 6 title 6.</w:t>
      </w:r>
    </w:p>
    <w:sectPr w:rsidR="00B54FA0" w:rsidRPr="009E3B6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484" w:rsidRDefault="00EC6484" w:rsidP="00775F77">
      <w:pPr>
        <w:spacing w:after="0"/>
      </w:pPr>
      <w:r>
        <w:separator/>
      </w:r>
    </w:p>
  </w:endnote>
  <w:endnote w:type="continuationSeparator" w:id="0">
    <w:p w:rsidR="00EC6484" w:rsidRDefault="00EC6484" w:rsidP="00775F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altName w:val="Symbol"/>
    <w:panose1 w:val="05000000000000000000"/>
    <w:charset w:val="02"/>
    <w:family w:val="auto"/>
    <w:notTrueType/>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Univers">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FD5" w:rsidRDefault="003B6FD5">
    <w:pPr>
      <w:pStyle w:val="Zpat"/>
      <w:rPr>
        <w:rFonts w:asciiTheme="majorHAnsi" w:hAnsiTheme="majorHAnsi"/>
        <w:sz w:val="24"/>
        <w:lang w:val="en-US"/>
      </w:rPr>
    </w:pPr>
    <w:r w:rsidRPr="00C87C88">
      <w:rPr>
        <w:rFonts w:asciiTheme="majorHAnsi" w:hAnsiTheme="majorHAnsi"/>
        <w:sz w:val="24"/>
      </w:rPr>
      <w:ptab w:relativeTo="margin" w:alignment="center" w:leader="none"/>
    </w:r>
    <w:r>
      <w:rPr>
        <w:rFonts w:asciiTheme="majorHAnsi" w:hAnsiTheme="majorHAnsi"/>
        <w:sz w:val="24"/>
        <w:lang w:val="en-US"/>
      </w:rPr>
      <w:t>Good practice guide</w:t>
    </w:r>
  </w:p>
  <w:p w:rsidR="003B6FD5" w:rsidRPr="00C87C88" w:rsidRDefault="003B6FD5" w:rsidP="00996ADD">
    <w:pPr>
      <w:pStyle w:val="Zpat"/>
      <w:jc w:val="center"/>
      <w:rPr>
        <w:rFonts w:asciiTheme="majorHAnsi" w:hAnsiTheme="majorHAnsi"/>
        <w:sz w:val="24"/>
        <w:lang w:val="en-US"/>
      </w:rPr>
    </w:pPr>
    <w:r>
      <w:rPr>
        <w:rFonts w:asciiTheme="majorHAnsi" w:hAnsiTheme="majorHAnsi"/>
        <w:sz w:val="24"/>
        <w:lang w:val="en-US"/>
      </w:rPr>
      <w:t>Chapter 3</w:t>
    </w:r>
    <w:r w:rsidRPr="000B2DF2">
      <w:rPr>
        <w:rFonts w:asciiTheme="majorHAnsi" w:hAnsiTheme="majorHAnsi"/>
        <w:sz w:val="24"/>
        <w:lang w:val="en-US"/>
      </w:rPr>
      <w:t xml:space="preserve"> </w:t>
    </w:r>
    <w:r>
      <w:rPr>
        <w:rFonts w:asciiTheme="majorHAnsi" w:hAnsiTheme="majorHAnsi"/>
        <w:sz w:val="24"/>
        <w:lang w:val="en-US"/>
      </w:rPr>
      <w:t>–</w:t>
    </w:r>
    <w:r w:rsidRPr="000B2DF2">
      <w:rPr>
        <w:rFonts w:asciiTheme="majorHAnsi" w:hAnsiTheme="majorHAnsi"/>
        <w:sz w:val="24"/>
        <w:lang w:val="en-US"/>
      </w:rPr>
      <w:t xml:space="preserve"> </w:t>
    </w:r>
    <w:r>
      <w:rPr>
        <w:rFonts w:asciiTheme="majorHAnsi" w:hAnsiTheme="majorHAnsi"/>
        <w:sz w:val="24"/>
        <w:lang w:val="en-US"/>
      </w:rPr>
      <w:t>User’s guide for the open software tool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484" w:rsidRDefault="00EC6484" w:rsidP="00775F77">
      <w:pPr>
        <w:spacing w:after="0"/>
      </w:pPr>
      <w:r>
        <w:separator/>
      </w:r>
    </w:p>
  </w:footnote>
  <w:footnote w:type="continuationSeparator" w:id="0">
    <w:p w:rsidR="00EC6484" w:rsidRDefault="00EC6484" w:rsidP="00775F7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FD5" w:rsidRPr="00823DD3" w:rsidRDefault="003B6FD5" w:rsidP="00823DD3">
    <w:pPr>
      <w:pStyle w:val="Zhlav"/>
      <w:tabs>
        <w:tab w:val="clear" w:pos="9072"/>
      </w:tabs>
      <w:rPr>
        <w:rFonts w:asciiTheme="majorHAnsi" w:hAnsiTheme="majorHAnsi"/>
        <w:b/>
        <w:sz w:val="24"/>
        <w:szCs w:val="24"/>
      </w:rPr>
    </w:pPr>
    <w:r w:rsidRPr="00823DD3">
      <w:rPr>
        <w:rFonts w:asciiTheme="majorHAnsi" w:hAnsiTheme="majorHAnsi"/>
        <w:sz w:val="24"/>
        <w:szCs w:val="24"/>
      </w:rPr>
      <w:t>15RPT04 TracePQM</w:t>
    </w:r>
    <w:r w:rsidRPr="00823DD3">
      <w:rPr>
        <w:rFonts w:asciiTheme="majorHAnsi" w:hAnsiTheme="majorHAnsi"/>
        <w:sz w:val="24"/>
        <w:szCs w:val="24"/>
      </w:rPr>
      <w:ptab w:relativeTo="margin" w:alignment="center" w:leader="none"/>
    </w:r>
    <w:r w:rsidRPr="00823DD3">
      <w:rPr>
        <w:rFonts w:asciiTheme="majorHAnsi" w:hAnsiTheme="majorHAnsi"/>
        <w:sz w:val="24"/>
        <w:szCs w:val="24"/>
      </w:rPr>
      <w:ptab w:relativeTo="margin" w:alignment="right" w:leader="none"/>
    </w:r>
    <w:sdt>
      <w:sdtPr>
        <w:rPr>
          <w:rFonts w:asciiTheme="majorHAnsi" w:hAnsiTheme="majorHAnsi"/>
          <w:sz w:val="24"/>
          <w:szCs w:val="24"/>
        </w:rPr>
        <w:id w:val="-1137024981"/>
        <w:docPartObj>
          <w:docPartGallery w:val="Page Numbers (Bottom of Page)"/>
          <w:docPartUnique/>
        </w:docPartObj>
      </w:sdtPr>
      <w:sdtContent>
        <w:sdt>
          <w:sdtPr>
            <w:rPr>
              <w:rFonts w:asciiTheme="majorHAnsi" w:hAnsiTheme="majorHAnsi"/>
              <w:sz w:val="24"/>
              <w:szCs w:val="24"/>
            </w:rPr>
            <w:id w:val="-1407607977"/>
            <w:docPartObj>
              <w:docPartGallery w:val="Page Numbers (Top of Page)"/>
              <w:docPartUnique/>
            </w:docPartObj>
          </w:sdtPr>
          <w:sdtContent>
            <w:r w:rsidRPr="00823DD3">
              <w:rPr>
                <w:rFonts w:asciiTheme="majorHAnsi" w:hAnsiTheme="majorHAnsi"/>
                <w:sz w:val="24"/>
                <w:szCs w:val="24"/>
              </w:rPr>
              <w:t xml:space="preserve">Page </w:t>
            </w:r>
            <w:r w:rsidRPr="00823DD3">
              <w:rPr>
                <w:rFonts w:asciiTheme="majorHAnsi" w:hAnsiTheme="majorHAnsi"/>
                <w:b/>
                <w:bCs/>
                <w:sz w:val="24"/>
                <w:szCs w:val="24"/>
              </w:rPr>
              <w:fldChar w:fldCharType="begin"/>
            </w:r>
            <w:r w:rsidRPr="00823DD3">
              <w:rPr>
                <w:rFonts w:asciiTheme="majorHAnsi" w:hAnsiTheme="majorHAnsi"/>
                <w:b/>
                <w:bCs/>
                <w:sz w:val="24"/>
                <w:szCs w:val="24"/>
              </w:rPr>
              <w:instrText>PAGE</w:instrText>
            </w:r>
            <w:r w:rsidRPr="00823DD3">
              <w:rPr>
                <w:rFonts w:asciiTheme="majorHAnsi" w:hAnsiTheme="majorHAnsi"/>
                <w:b/>
                <w:bCs/>
                <w:sz w:val="24"/>
                <w:szCs w:val="24"/>
              </w:rPr>
              <w:fldChar w:fldCharType="separate"/>
            </w:r>
            <w:r w:rsidR="00A56CE1">
              <w:rPr>
                <w:rFonts w:asciiTheme="majorHAnsi" w:hAnsiTheme="majorHAnsi"/>
                <w:b/>
                <w:bCs/>
                <w:noProof/>
                <w:sz w:val="24"/>
                <w:szCs w:val="24"/>
              </w:rPr>
              <w:t>1</w:t>
            </w:r>
            <w:r w:rsidRPr="00823DD3">
              <w:rPr>
                <w:rFonts w:asciiTheme="majorHAnsi" w:hAnsiTheme="majorHAnsi"/>
                <w:b/>
                <w:bCs/>
                <w:sz w:val="24"/>
                <w:szCs w:val="24"/>
              </w:rPr>
              <w:fldChar w:fldCharType="end"/>
            </w:r>
            <w:r w:rsidRPr="00823DD3">
              <w:rPr>
                <w:rFonts w:asciiTheme="majorHAnsi" w:hAnsiTheme="majorHAnsi"/>
                <w:sz w:val="24"/>
                <w:szCs w:val="24"/>
              </w:rPr>
              <w:t xml:space="preserve"> of </w:t>
            </w:r>
            <w:r w:rsidRPr="00823DD3">
              <w:rPr>
                <w:rFonts w:asciiTheme="majorHAnsi" w:hAnsiTheme="majorHAnsi"/>
                <w:b/>
                <w:bCs/>
                <w:sz w:val="24"/>
                <w:szCs w:val="24"/>
              </w:rPr>
              <w:fldChar w:fldCharType="begin"/>
            </w:r>
            <w:r w:rsidRPr="00823DD3">
              <w:rPr>
                <w:rFonts w:asciiTheme="majorHAnsi" w:hAnsiTheme="majorHAnsi"/>
                <w:b/>
                <w:bCs/>
                <w:sz w:val="24"/>
                <w:szCs w:val="24"/>
              </w:rPr>
              <w:instrText>NUMPAGES</w:instrText>
            </w:r>
            <w:r w:rsidRPr="00823DD3">
              <w:rPr>
                <w:rFonts w:asciiTheme="majorHAnsi" w:hAnsiTheme="majorHAnsi"/>
                <w:b/>
                <w:bCs/>
                <w:sz w:val="24"/>
                <w:szCs w:val="24"/>
              </w:rPr>
              <w:fldChar w:fldCharType="separate"/>
            </w:r>
            <w:r w:rsidR="00A56CE1">
              <w:rPr>
                <w:rFonts w:asciiTheme="majorHAnsi" w:hAnsiTheme="majorHAnsi"/>
                <w:b/>
                <w:bCs/>
                <w:noProof/>
                <w:sz w:val="24"/>
                <w:szCs w:val="24"/>
              </w:rPr>
              <w:t>43</w:t>
            </w:r>
            <w:r w:rsidRPr="00823DD3">
              <w:rPr>
                <w:rFonts w:asciiTheme="majorHAnsi" w:hAnsiTheme="majorHAnsi"/>
                <w:b/>
                <w:bCs/>
                <w:sz w:val="24"/>
                <w:szCs w:val="24"/>
              </w:rPr>
              <w:fldChar w:fldCharType="end"/>
            </w:r>
          </w:sdtContent>
        </w:sdt>
      </w:sdtContent>
    </w:sdt>
    <w:r w:rsidRPr="00823DD3">
      <w:rPr>
        <w:rFonts w:asciiTheme="majorHAnsi" w:hAnsiTheme="majorHAnsi"/>
        <w:sz w:val="24"/>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95532"/>
    <w:multiLevelType w:val="hybridMultilevel"/>
    <w:tmpl w:val="40264B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72606"/>
    <w:multiLevelType w:val="hybridMultilevel"/>
    <w:tmpl w:val="D8EEAD18"/>
    <w:lvl w:ilvl="0" w:tplc="D5EAFD8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Marlett" w:hAnsi="Marlett"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Marlett" w:hAnsi="Marlett"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Marlett" w:hAnsi="Marlett" w:hint="default"/>
      </w:rPr>
    </w:lvl>
  </w:abstractNum>
  <w:abstractNum w:abstractNumId="2">
    <w:nsid w:val="1A310274"/>
    <w:multiLevelType w:val="multilevel"/>
    <w:tmpl w:val="E6CCA510"/>
    <w:lvl w:ilvl="0">
      <w:start w:val="1"/>
      <w:numFmt w:val="upperLetter"/>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3698"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AFA2F45"/>
    <w:multiLevelType w:val="multilevel"/>
    <w:tmpl w:val="A920CBDC"/>
    <w:lvl w:ilvl="0">
      <w:start w:val="1"/>
      <w:numFmt w:val="upperLetter"/>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720"/>
        </w:tabs>
        <w:ind w:left="454"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D3D54FD"/>
    <w:multiLevelType w:val="hybridMultilevel"/>
    <w:tmpl w:val="6C2072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11B0CD5"/>
    <w:multiLevelType w:val="hybridMultilevel"/>
    <w:tmpl w:val="059CB3F6"/>
    <w:lvl w:ilvl="0" w:tplc="7C38127C">
      <w:start w:val="1"/>
      <w:numFmt w:val="decimal"/>
      <w:lvlText w:val="[%1]"/>
      <w:lvlJc w:val="left"/>
      <w:pPr>
        <w:ind w:left="720" w:hanging="360"/>
      </w:pPr>
      <w:rPr>
        <w:rFonts w:ascii="Times New Roman" w:hAnsi="Times New Roman" w:hint="default"/>
        <w:b w:val="0"/>
        <w:i w:val="0"/>
        <w:sz w:val="22"/>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44680C0A"/>
    <w:multiLevelType w:val="multilevel"/>
    <w:tmpl w:val="040C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449B2F05"/>
    <w:multiLevelType w:val="hybridMultilevel"/>
    <w:tmpl w:val="5934A944"/>
    <w:lvl w:ilvl="0" w:tplc="441C5542">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DD53BF7"/>
    <w:multiLevelType w:val="hybridMultilevel"/>
    <w:tmpl w:val="66A2BE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194292"/>
    <w:multiLevelType w:val="hybridMultilevel"/>
    <w:tmpl w:val="5CF45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0B5053C"/>
    <w:multiLevelType w:val="hybridMultilevel"/>
    <w:tmpl w:val="DCDC9DDE"/>
    <w:lvl w:ilvl="0" w:tplc="D5EAFD82">
      <w:start w:val="1"/>
      <w:numFmt w:val="bullet"/>
      <w:lvlText w:val=""/>
      <w:lvlJc w:val="left"/>
      <w:pPr>
        <w:ind w:left="720" w:hanging="360"/>
      </w:pPr>
      <w:rPr>
        <w:rFonts w:ascii="Symbol" w:hAnsi="Symbol" w:hint="default"/>
      </w:rPr>
    </w:lvl>
    <w:lvl w:ilvl="1" w:tplc="D5EAFD82">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Marlett" w:hAnsi="Marlett"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Marlett" w:hAnsi="Marlett"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Marlett" w:hAnsi="Marlett" w:hint="default"/>
      </w:rPr>
    </w:lvl>
  </w:abstractNum>
  <w:abstractNum w:abstractNumId="11">
    <w:nsid w:val="52F4200C"/>
    <w:multiLevelType w:val="hybridMultilevel"/>
    <w:tmpl w:val="354E800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AD6E63"/>
    <w:multiLevelType w:val="hybridMultilevel"/>
    <w:tmpl w:val="41E2E62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AA95B82"/>
    <w:multiLevelType w:val="hybridMultilevel"/>
    <w:tmpl w:val="3AB49CE4"/>
    <w:lvl w:ilvl="0" w:tplc="3692D0F8">
      <w:start w:val="1"/>
      <w:numFmt w:val="low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nsid w:val="5C9514A0"/>
    <w:multiLevelType w:val="hybridMultilevel"/>
    <w:tmpl w:val="00844A2E"/>
    <w:lvl w:ilvl="0" w:tplc="04050011">
      <w:start w:val="1"/>
      <w:numFmt w:val="decimal"/>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5E884210"/>
    <w:multiLevelType w:val="hybridMultilevel"/>
    <w:tmpl w:val="4A3C372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F08129A"/>
    <w:multiLevelType w:val="hybridMultilevel"/>
    <w:tmpl w:val="E17E5D2E"/>
    <w:lvl w:ilvl="0" w:tplc="94CE1E4E">
      <w:start w:val="1"/>
      <w:numFmt w:val="low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69D42796"/>
    <w:multiLevelType w:val="hybridMultilevel"/>
    <w:tmpl w:val="AA12FCBC"/>
    <w:lvl w:ilvl="0" w:tplc="D5EAFD82">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D5EAFD82">
      <w:start w:val="1"/>
      <w:numFmt w:val="bullet"/>
      <w:lvlText w:val=""/>
      <w:lvlJc w:val="left"/>
      <w:pPr>
        <w:ind w:left="2160" w:hanging="360"/>
      </w:pPr>
      <w:rPr>
        <w:rFonts w:ascii="Symbol" w:hAnsi="Symbol"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Marlett" w:hAnsi="Marlett"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Marlett" w:hAnsi="Marlett" w:hint="default"/>
      </w:rPr>
    </w:lvl>
  </w:abstractNum>
  <w:num w:numId="1">
    <w:abstractNumId w:val="3"/>
  </w:num>
  <w:num w:numId="2">
    <w:abstractNumId w:val="3"/>
  </w:num>
  <w:num w:numId="3">
    <w:abstractNumId w:val="3"/>
  </w:num>
  <w:num w:numId="4">
    <w:abstractNumId w:val="2"/>
  </w:num>
  <w:num w:numId="5">
    <w:abstractNumId w:val="3"/>
  </w:num>
  <w:num w:numId="6">
    <w:abstractNumId w:val="3"/>
  </w:num>
  <w:num w:numId="7">
    <w:abstractNumId w:val="3"/>
  </w:num>
  <w:num w:numId="8">
    <w:abstractNumId w:val="2"/>
  </w:num>
  <w:num w:numId="9">
    <w:abstractNumId w:val="2"/>
  </w:num>
  <w:num w:numId="10">
    <w:abstractNumId w:val="2"/>
  </w:num>
  <w:num w:numId="11">
    <w:abstractNumId w:val="2"/>
  </w:num>
  <w:num w:numId="12">
    <w:abstractNumId w:val="9"/>
  </w:num>
  <w:num w:numId="13">
    <w:abstractNumId w:val="8"/>
  </w:num>
  <w:num w:numId="14">
    <w:abstractNumId w:val="0"/>
  </w:num>
  <w:num w:numId="15">
    <w:abstractNumId w:val="12"/>
  </w:num>
  <w:num w:numId="16">
    <w:abstractNumId w:val="15"/>
  </w:num>
  <w:num w:numId="17">
    <w:abstractNumId w:val="11"/>
  </w:num>
  <w:num w:numId="18">
    <w:abstractNumId w:val="4"/>
  </w:num>
  <w:num w:numId="19">
    <w:abstractNumId w:val="6"/>
  </w:num>
  <w:num w:numId="20">
    <w:abstractNumId w:val="2"/>
  </w:num>
  <w:num w:numId="21">
    <w:abstractNumId w:val="13"/>
  </w:num>
  <w:num w:numId="22">
    <w:abstractNumId w:val="14"/>
  </w:num>
  <w:num w:numId="23">
    <w:abstractNumId w:val="5"/>
  </w:num>
  <w:num w:numId="24">
    <w:abstractNumId w:val="2"/>
  </w:num>
  <w:num w:numId="25">
    <w:abstractNumId w:val="2"/>
  </w:num>
  <w:num w:numId="26">
    <w:abstractNumId w:val="2"/>
  </w:num>
  <w:num w:numId="27">
    <w:abstractNumId w:val="2"/>
  </w:num>
  <w:num w:numId="28">
    <w:abstractNumId w:val="2"/>
  </w:num>
  <w:num w:numId="29">
    <w:abstractNumId w:val="16"/>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7"/>
  </w:num>
  <w:num w:numId="39">
    <w:abstractNumId w:val="1"/>
  </w:num>
  <w:num w:numId="40">
    <w:abstractNumId w:val="1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5F77"/>
    <w:rsid w:val="00000790"/>
    <w:rsid w:val="00001717"/>
    <w:rsid w:val="000122D5"/>
    <w:rsid w:val="00016199"/>
    <w:rsid w:val="0001754B"/>
    <w:rsid w:val="00031983"/>
    <w:rsid w:val="00033314"/>
    <w:rsid w:val="000409E7"/>
    <w:rsid w:val="00057B25"/>
    <w:rsid w:val="000611ED"/>
    <w:rsid w:val="00071943"/>
    <w:rsid w:val="000877AF"/>
    <w:rsid w:val="00090280"/>
    <w:rsid w:val="000919C1"/>
    <w:rsid w:val="000A6579"/>
    <w:rsid w:val="000B2DF2"/>
    <w:rsid w:val="000D4C26"/>
    <w:rsid w:val="000F4089"/>
    <w:rsid w:val="0012190F"/>
    <w:rsid w:val="0013591F"/>
    <w:rsid w:val="0014060F"/>
    <w:rsid w:val="00147391"/>
    <w:rsid w:val="0016558B"/>
    <w:rsid w:val="00171FA2"/>
    <w:rsid w:val="0019222F"/>
    <w:rsid w:val="00192B16"/>
    <w:rsid w:val="001B59A0"/>
    <w:rsid w:val="001E3353"/>
    <w:rsid w:val="001E4B8F"/>
    <w:rsid w:val="001F3CA9"/>
    <w:rsid w:val="00220BA2"/>
    <w:rsid w:val="00223FB2"/>
    <w:rsid w:val="00226E97"/>
    <w:rsid w:val="002273CB"/>
    <w:rsid w:val="00233FCE"/>
    <w:rsid w:val="002467EE"/>
    <w:rsid w:val="00253F18"/>
    <w:rsid w:val="00256F37"/>
    <w:rsid w:val="0025727B"/>
    <w:rsid w:val="002605D2"/>
    <w:rsid w:val="00284EE8"/>
    <w:rsid w:val="00297ABA"/>
    <w:rsid w:val="002C6E0F"/>
    <w:rsid w:val="002E05C9"/>
    <w:rsid w:val="002E7E09"/>
    <w:rsid w:val="003052BC"/>
    <w:rsid w:val="00305723"/>
    <w:rsid w:val="003060EB"/>
    <w:rsid w:val="003061AA"/>
    <w:rsid w:val="00316F5A"/>
    <w:rsid w:val="00345301"/>
    <w:rsid w:val="00345602"/>
    <w:rsid w:val="00353CD7"/>
    <w:rsid w:val="00357A0E"/>
    <w:rsid w:val="00365945"/>
    <w:rsid w:val="00370838"/>
    <w:rsid w:val="003764ED"/>
    <w:rsid w:val="00392C99"/>
    <w:rsid w:val="003A1129"/>
    <w:rsid w:val="003A1E0F"/>
    <w:rsid w:val="003A379B"/>
    <w:rsid w:val="003A74D6"/>
    <w:rsid w:val="003B29BD"/>
    <w:rsid w:val="003B4A75"/>
    <w:rsid w:val="003B6A9E"/>
    <w:rsid w:val="003B6FD5"/>
    <w:rsid w:val="003D0752"/>
    <w:rsid w:val="003D0784"/>
    <w:rsid w:val="003D7A51"/>
    <w:rsid w:val="003F5D74"/>
    <w:rsid w:val="004030B1"/>
    <w:rsid w:val="00410EC0"/>
    <w:rsid w:val="0041339F"/>
    <w:rsid w:val="00416E49"/>
    <w:rsid w:val="00421075"/>
    <w:rsid w:val="00421945"/>
    <w:rsid w:val="00445187"/>
    <w:rsid w:val="00457083"/>
    <w:rsid w:val="00472396"/>
    <w:rsid w:val="00473819"/>
    <w:rsid w:val="00475887"/>
    <w:rsid w:val="00484A86"/>
    <w:rsid w:val="004950C6"/>
    <w:rsid w:val="004964AF"/>
    <w:rsid w:val="004A0230"/>
    <w:rsid w:val="004A1B28"/>
    <w:rsid w:val="004C0795"/>
    <w:rsid w:val="004C6E87"/>
    <w:rsid w:val="004D4FBF"/>
    <w:rsid w:val="004F0BDE"/>
    <w:rsid w:val="004F6848"/>
    <w:rsid w:val="00517BA6"/>
    <w:rsid w:val="00526F99"/>
    <w:rsid w:val="005352C8"/>
    <w:rsid w:val="00547337"/>
    <w:rsid w:val="00572781"/>
    <w:rsid w:val="00580965"/>
    <w:rsid w:val="00586431"/>
    <w:rsid w:val="00586E8D"/>
    <w:rsid w:val="00592FC1"/>
    <w:rsid w:val="005959E1"/>
    <w:rsid w:val="005B58D3"/>
    <w:rsid w:val="005C4D74"/>
    <w:rsid w:val="005C63BF"/>
    <w:rsid w:val="005C6502"/>
    <w:rsid w:val="005D5A41"/>
    <w:rsid w:val="005E5C40"/>
    <w:rsid w:val="005F365F"/>
    <w:rsid w:val="0060108B"/>
    <w:rsid w:val="0060787F"/>
    <w:rsid w:val="00617EEC"/>
    <w:rsid w:val="006206F3"/>
    <w:rsid w:val="00621614"/>
    <w:rsid w:val="00624B49"/>
    <w:rsid w:val="00634F26"/>
    <w:rsid w:val="00637017"/>
    <w:rsid w:val="00664A78"/>
    <w:rsid w:val="00667F85"/>
    <w:rsid w:val="00676EF9"/>
    <w:rsid w:val="00682E32"/>
    <w:rsid w:val="00684A27"/>
    <w:rsid w:val="00690025"/>
    <w:rsid w:val="006A2879"/>
    <w:rsid w:val="006B0478"/>
    <w:rsid w:val="006D54E1"/>
    <w:rsid w:val="006E06F2"/>
    <w:rsid w:val="006F5E71"/>
    <w:rsid w:val="0070180C"/>
    <w:rsid w:val="00704732"/>
    <w:rsid w:val="0071672C"/>
    <w:rsid w:val="00727AD6"/>
    <w:rsid w:val="00747725"/>
    <w:rsid w:val="00752F10"/>
    <w:rsid w:val="00762370"/>
    <w:rsid w:val="00766ADD"/>
    <w:rsid w:val="00775F77"/>
    <w:rsid w:val="00776073"/>
    <w:rsid w:val="007968C0"/>
    <w:rsid w:val="007C1772"/>
    <w:rsid w:val="007C3F6F"/>
    <w:rsid w:val="007D001C"/>
    <w:rsid w:val="007D36D3"/>
    <w:rsid w:val="007E46E8"/>
    <w:rsid w:val="007F7A24"/>
    <w:rsid w:val="00823DD3"/>
    <w:rsid w:val="00834769"/>
    <w:rsid w:val="008441DF"/>
    <w:rsid w:val="008444BD"/>
    <w:rsid w:val="00852141"/>
    <w:rsid w:val="008738A2"/>
    <w:rsid w:val="00873E3B"/>
    <w:rsid w:val="00891619"/>
    <w:rsid w:val="008916FA"/>
    <w:rsid w:val="00895A82"/>
    <w:rsid w:val="008A3B73"/>
    <w:rsid w:val="008A5FAA"/>
    <w:rsid w:val="008B3649"/>
    <w:rsid w:val="008B3BF6"/>
    <w:rsid w:val="008C1989"/>
    <w:rsid w:val="008C1AE0"/>
    <w:rsid w:val="008C5CD0"/>
    <w:rsid w:val="008E23E9"/>
    <w:rsid w:val="008E7EBD"/>
    <w:rsid w:val="008F6937"/>
    <w:rsid w:val="00900445"/>
    <w:rsid w:val="009031DC"/>
    <w:rsid w:val="009234FE"/>
    <w:rsid w:val="00927316"/>
    <w:rsid w:val="00932710"/>
    <w:rsid w:val="00932B4B"/>
    <w:rsid w:val="00945910"/>
    <w:rsid w:val="00946BAA"/>
    <w:rsid w:val="00960F6E"/>
    <w:rsid w:val="0096397D"/>
    <w:rsid w:val="00964DAE"/>
    <w:rsid w:val="00971464"/>
    <w:rsid w:val="00975688"/>
    <w:rsid w:val="00996ADD"/>
    <w:rsid w:val="00996BEA"/>
    <w:rsid w:val="009B7BD9"/>
    <w:rsid w:val="009C6654"/>
    <w:rsid w:val="009E380D"/>
    <w:rsid w:val="009E3B61"/>
    <w:rsid w:val="00A0030B"/>
    <w:rsid w:val="00A01B0F"/>
    <w:rsid w:val="00A071A2"/>
    <w:rsid w:val="00A12CDE"/>
    <w:rsid w:val="00A15DB3"/>
    <w:rsid w:val="00A33319"/>
    <w:rsid w:val="00A41FCE"/>
    <w:rsid w:val="00A56CE1"/>
    <w:rsid w:val="00A60985"/>
    <w:rsid w:val="00A63181"/>
    <w:rsid w:val="00A672A3"/>
    <w:rsid w:val="00A72302"/>
    <w:rsid w:val="00A86361"/>
    <w:rsid w:val="00A93FF4"/>
    <w:rsid w:val="00A97A11"/>
    <w:rsid w:val="00AC5DA2"/>
    <w:rsid w:val="00AC7D6D"/>
    <w:rsid w:val="00AF04C8"/>
    <w:rsid w:val="00AF39B9"/>
    <w:rsid w:val="00AF4A70"/>
    <w:rsid w:val="00B01C2D"/>
    <w:rsid w:val="00B12DB2"/>
    <w:rsid w:val="00B1502D"/>
    <w:rsid w:val="00B26FC8"/>
    <w:rsid w:val="00B42D65"/>
    <w:rsid w:val="00B44BC0"/>
    <w:rsid w:val="00B46F68"/>
    <w:rsid w:val="00B54FA0"/>
    <w:rsid w:val="00B60066"/>
    <w:rsid w:val="00B769D7"/>
    <w:rsid w:val="00B84C4B"/>
    <w:rsid w:val="00B9341A"/>
    <w:rsid w:val="00B97C73"/>
    <w:rsid w:val="00BB3409"/>
    <w:rsid w:val="00BB4AB8"/>
    <w:rsid w:val="00BC432B"/>
    <w:rsid w:val="00BC4FD6"/>
    <w:rsid w:val="00BD038D"/>
    <w:rsid w:val="00BE17CA"/>
    <w:rsid w:val="00BF19DE"/>
    <w:rsid w:val="00C05643"/>
    <w:rsid w:val="00C11DEA"/>
    <w:rsid w:val="00C161DB"/>
    <w:rsid w:val="00C209F3"/>
    <w:rsid w:val="00C26A5A"/>
    <w:rsid w:val="00C35C07"/>
    <w:rsid w:val="00C653FA"/>
    <w:rsid w:val="00C75D78"/>
    <w:rsid w:val="00C8214F"/>
    <w:rsid w:val="00C87C88"/>
    <w:rsid w:val="00CA5F23"/>
    <w:rsid w:val="00CA767C"/>
    <w:rsid w:val="00CA7A38"/>
    <w:rsid w:val="00CC3329"/>
    <w:rsid w:val="00CD51F8"/>
    <w:rsid w:val="00CD66BF"/>
    <w:rsid w:val="00CD7F49"/>
    <w:rsid w:val="00CE19CB"/>
    <w:rsid w:val="00CF5D78"/>
    <w:rsid w:val="00D0187E"/>
    <w:rsid w:val="00D06AED"/>
    <w:rsid w:val="00D13788"/>
    <w:rsid w:val="00D23564"/>
    <w:rsid w:val="00D25957"/>
    <w:rsid w:val="00D27FDC"/>
    <w:rsid w:val="00D31ADF"/>
    <w:rsid w:val="00D334BF"/>
    <w:rsid w:val="00D36DC3"/>
    <w:rsid w:val="00D43352"/>
    <w:rsid w:val="00D64E92"/>
    <w:rsid w:val="00D65519"/>
    <w:rsid w:val="00D73610"/>
    <w:rsid w:val="00D76B7D"/>
    <w:rsid w:val="00D92A26"/>
    <w:rsid w:val="00DA4AAB"/>
    <w:rsid w:val="00DA5B28"/>
    <w:rsid w:val="00DB7924"/>
    <w:rsid w:val="00DC64BA"/>
    <w:rsid w:val="00DD2166"/>
    <w:rsid w:val="00DE742D"/>
    <w:rsid w:val="00E11474"/>
    <w:rsid w:val="00E233BC"/>
    <w:rsid w:val="00E40B53"/>
    <w:rsid w:val="00E51B2B"/>
    <w:rsid w:val="00E5359F"/>
    <w:rsid w:val="00E5409B"/>
    <w:rsid w:val="00E54636"/>
    <w:rsid w:val="00E642B6"/>
    <w:rsid w:val="00E67343"/>
    <w:rsid w:val="00E73DE3"/>
    <w:rsid w:val="00E74019"/>
    <w:rsid w:val="00E84B48"/>
    <w:rsid w:val="00EB1721"/>
    <w:rsid w:val="00EC1054"/>
    <w:rsid w:val="00EC6484"/>
    <w:rsid w:val="00ED1057"/>
    <w:rsid w:val="00ED7F08"/>
    <w:rsid w:val="00EE01B3"/>
    <w:rsid w:val="00EE7549"/>
    <w:rsid w:val="00EF2A9A"/>
    <w:rsid w:val="00EF4173"/>
    <w:rsid w:val="00F115C3"/>
    <w:rsid w:val="00F11B20"/>
    <w:rsid w:val="00F14F63"/>
    <w:rsid w:val="00F15551"/>
    <w:rsid w:val="00F353CA"/>
    <w:rsid w:val="00F366EB"/>
    <w:rsid w:val="00F429A6"/>
    <w:rsid w:val="00F45ECD"/>
    <w:rsid w:val="00F72A23"/>
    <w:rsid w:val="00F809DA"/>
    <w:rsid w:val="00F8255D"/>
    <w:rsid w:val="00F9324A"/>
    <w:rsid w:val="00F97E65"/>
    <w:rsid w:val="00FC5718"/>
    <w:rsid w:val="00FC7EBC"/>
    <w:rsid w:val="00FD1380"/>
    <w:rsid w:val="00FD289A"/>
    <w:rsid w:val="00FF0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3B6FD5"/>
    <w:pPr>
      <w:keepNext/>
      <w:numPr>
        <w:ilvl w:val="1"/>
        <w:numId w:val="11"/>
      </w:numPr>
      <w:tabs>
        <w:tab w:val="num" w:pos="454"/>
      </w:tabs>
      <w:spacing w:before="240" w:after="120"/>
      <w:ind w:left="426" w:hanging="426"/>
      <w:jc w:val="left"/>
      <w:outlineLvl w:val="1"/>
    </w:pPr>
    <w:rPr>
      <w:rFonts w:eastAsia="Times New Roman" w:cs="Times New Roman"/>
      <w:b/>
      <w:smallCaps/>
      <w:sz w:val="30"/>
      <w:szCs w:val="20"/>
      <w:lang w:val="en-GB"/>
    </w:rPr>
  </w:style>
  <w:style w:type="paragraph" w:styleId="Nadpis3">
    <w:name w:val="heading 3"/>
    <w:basedOn w:val="Normln"/>
    <w:next w:val="Normlnodsazen"/>
    <w:link w:val="Nadpis3Char"/>
    <w:qFormat/>
    <w:rsid w:val="003B6FD5"/>
    <w:pPr>
      <w:keepNext/>
      <w:numPr>
        <w:ilvl w:val="2"/>
        <w:numId w:val="11"/>
      </w:numPr>
      <w:spacing w:before="240" w:after="60"/>
      <w:ind w:left="851" w:hanging="851"/>
      <w:jc w:val="left"/>
      <w:outlineLvl w:val="2"/>
    </w:pPr>
    <w:rPr>
      <w:rFonts w:eastAsia="Times New Roman" w:cs="Arial"/>
      <w:b/>
      <w:bCs/>
      <w:sz w:val="28"/>
      <w:szCs w:val="26"/>
      <w:lang w:val="en-GB"/>
    </w:rPr>
  </w:style>
  <w:style w:type="paragraph" w:styleId="Nadpis4">
    <w:name w:val="heading 4"/>
    <w:basedOn w:val="Normln"/>
    <w:next w:val="Normln"/>
    <w:link w:val="Nadpis4Char"/>
    <w:qFormat/>
    <w:rsid w:val="003B6FD5"/>
    <w:pPr>
      <w:keepNext/>
      <w:numPr>
        <w:ilvl w:val="3"/>
        <w:numId w:val="11"/>
      </w:numPr>
      <w:tabs>
        <w:tab w:val="left" w:pos="284"/>
        <w:tab w:val="left" w:pos="1843"/>
        <w:tab w:val="left" w:pos="2127"/>
        <w:tab w:val="left" w:pos="6521"/>
        <w:tab w:val="left" w:pos="8506"/>
      </w:tabs>
      <w:spacing w:before="120" w:after="120"/>
      <w:ind w:left="1134" w:hanging="1134"/>
      <w:jc w:val="left"/>
      <w:outlineLvl w:val="3"/>
    </w:pPr>
    <w:rPr>
      <w:rFonts w:eastAsia="Times New Roman" w:cs="Times New Roman"/>
      <w:b/>
      <w:sz w:val="26"/>
      <w:szCs w:val="20"/>
      <w:lang w:val="en-GB"/>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3B6FD5"/>
    <w:rPr>
      <w:rFonts w:ascii="Arial" w:eastAsia="Times New Roman" w:hAnsi="Arial" w:cs="Times New Roman"/>
      <w:b/>
      <w:smallCaps/>
      <w:sz w:val="30"/>
      <w:szCs w:val="20"/>
      <w:lang w:val="en-GB"/>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3B6FD5"/>
    <w:rPr>
      <w:rFonts w:ascii="Arial" w:eastAsia="Times New Roman" w:hAnsi="Arial" w:cs="Arial"/>
      <w:b/>
      <w:bCs/>
      <w:sz w:val="28"/>
      <w:szCs w:val="26"/>
      <w:lang w:val="en-GB"/>
    </w:rPr>
  </w:style>
  <w:style w:type="character" w:customStyle="1" w:styleId="Nadpis4Char">
    <w:name w:val="Nadpis 4 Char"/>
    <w:basedOn w:val="Standardnpsmoodstavce"/>
    <w:link w:val="Nadpis4"/>
    <w:rsid w:val="003B6FD5"/>
    <w:rPr>
      <w:rFonts w:ascii="Arial" w:eastAsia="Times New Roman" w:hAnsi="Arial" w:cs="Times New Roman"/>
      <w:b/>
      <w:sz w:val="26"/>
      <w:szCs w:val="20"/>
      <w:lang w:val="en-GB"/>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39"/>
    <w:rsid w:val="00ED7F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 w:type="character" w:styleId="Zstupntext">
    <w:name w:val="Placeholder Text"/>
    <w:basedOn w:val="Standardnpsmoodstavce"/>
    <w:uiPriority w:val="99"/>
    <w:semiHidden/>
    <w:rsid w:val="00F8255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E67343"/>
    <w:pPr>
      <w:spacing w:line="240" w:lineRule="auto"/>
      <w:jc w:val="both"/>
    </w:pPr>
    <w:rPr>
      <w:rFonts w:ascii="Arial" w:hAnsi="Arial"/>
    </w:rPr>
  </w:style>
  <w:style w:type="paragraph" w:styleId="Nadpis1">
    <w:name w:val="heading 1"/>
    <w:basedOn w:val="Normln"/>
    <w:next w:val="Normlnodsazen"/>
    <w:link w:val="Nadpis1Char"/>
    <w:qFormat/>
    <w:rsid w:val="00297ABA"/>
    <w:pPr>
      <w:keepNext/>
      <w:numPr>
        <w:numId w:val="11"/>
      </w:numPr>
      <w:spacing w:before="480" w:after="240"/>
      <w:jc w:val="left"/>
      <w:outlineLvl w:val="0"/>
    </w:pPr>
    <w:rPr>
      <w:rFonts w:eastAsia="Times New Roman" w:cs="Times New Roman"/>
      <w:b/>
      <w:caps/>
      <w:sz w:val="32"/>
      <w:szCs w:val="20"/>
    </w:rPr>
  </w:style>
  <w:style w:type="paragraph" w:styleId="Nadpis2">
    <w:name w:val="heading 2"/>
    <w:basedOn w:val="Normln"/>
    <w:next w:val="Normlnodsazen"/>
    <w:link w:val="Nadpis2Char"/>
    <w:qFormat/>
    <w:rsid w:val="003B6FD5"/>
    <w:pPr>
      <w:keepNext/>
      <w:numPr>
        <w:ilvl w:val="1"/>
        <w:numId w:val="11"/>
      </w:numPr>
      <w:tabs>
        <w:tab w:val="num" w:pos="454"/>
      </w:tabs>
      <w:spacing w:before="240" w:after="120"/>
      <w:ind w:left="426" w:hanging="426"/>
      <w:jc w:val="left"/>
      <w:outlineLvl w:val="1"/>
    </w:pPr>
    <w:rPr>
      <w:rFonts w:eastAsia="Times New Roman" w:cs="Times New Roman"/>
      <w:b/>
      <w:smallCaps/>
      <w:sz w:val="30"/>
      <w:szCs w:val="20"/>
      <w:lang w:val="en-GB"/>
    </w:rPr>
  </w:style>
  <w:style w:type="paragraph" w:styleId="Nadpis3">
    <w:name w:val="heading 3"/>
    <w:basedOn w:val="Normln"/>
    <w:next w:val="Normlnodsazen"/>
    <w:link w:val="Nadpis3Char"/>
    <w:qFormat/>
    <w:rsid w:val="003B6FD5"/>
    <w:pPr>
      <w:keepNext/>
      <w:numPr>
        <w:ilvl w:val="2"/>
        <w:numId w:val="11"/>
      </w:numPr>
      <w:spacing w:before="240" w:after="60"/>
      <w:ind w:left="851" w:hanging="851"/>
      <w:jc w:val="left"/>
      <w:outlineLvl w:val="2"/>
    </w:pPr>
    <w:rPr>
      <w:rFonts w:eastAsia="Times New Roman" w:cs="Arial"/>
      <w:b/>
      <w:bCs/>
      <w:sz w:val="28"/>
      <w:szCs w:val="26"/>
      <w:lang w:val="en-GB"/>
    </w:rPr>
  </w:style>
  <w:style w:type="paragraph" w:styleId="Nadpis4">
    <w:name w:val="heading 4"/>
    <w:basedOn w:val="Normln"/>
    <w:next w:val="Normln"/>
    <w:link w:val="Nadpis4Char"/>
    <w:qFormat/>
    <w:rsid w:val="003B6FD5"/>
    <w:pPr>
      <w:keepNext/>
      <w:numPr>
        <w:ilvl w:val="3"/>
        <w:numId w:val="11"/>
      </w:numPr>
      <w:tabs>
        <w:tab w:val="left" w:pos="284"/>
        <w:tab w:val="left" w:pos="1843"/>
        <w:tab w:val="left" w:pos="2127"/>
        <w:tab w:val="left" w:pos="6521"/>
        <w:tab w:val="left" w:pos="8506"/>
      </w:tabs>
      <w:spacing w:before="120" w:after="120"/>
      <w:ind w:left="1134" w:hanging="1134"/>
      <w:jc w:val="left"/>
      <w:outlineLvl w:val="3"/>
    </w:pPr>
    <w:rPr>
      <w:rFonts w:eastAsia="Times New Roman" w:cs="Times New Roman"/>
      <w:b/>
      <w:sz w:val="26"/>
      <w:szCs w:val="20"/>
      <w:lang w:val="en-GB"/>
    </w:rPr>
  </w:style>
  <w:style w:type="paragraph" w:styleId="Nadpis5">
    <w:name w:val="heading 5"/>
    <w:basedOn w:val="Normln"/>
    <w:next w:val="Normln"/>
    <w:link w:val="Nadpis5Char"/>
    <w:qFormat/>
    <w:rsid w:val="003764ED"/>
    <w:pPr>
      <w:keepNext/>
      <w:numPr>
        <w:ilvl w:val="4"/>
        <w:numId w:val="11"/>
      </w:numPr>
      <w:tabs>
        <w:tab w:val="left" w:pos="284"/>
        <w:tab w:val="left" w:pos="1418"/>
        <w:tab w:val="left" w:pos="1985"/>
        <w:tab w:val="left" w:pos="2552"/>
        <w:tab w:val="left" w:pos="6521"/>
        <w:tab w:val="left" w:pos="7371"/>
        <w:tab w:val="left" w:pos="8506"/>
      </w:tabs>
      <w:spacing w:before="120" w:after="120"/>
      <w:jc w:val="left"/>
      <w:outlineLvl w:val="4"/>
    </w:pPr>
    <w:rPr>
      <w:rFonts w:eastAsia="Times New Roman" w:cs="Times New Roman"/>
      <w:b/>
      <w:sz w:val="24"/>
      <w:szCs w:val="20"/>
      <w:lang w:val="en-US"/>
    </w:rPr>
  </w:style>
  <w:style w:type="paragraph" w:styleId="Nadpis6">
    <w:name w:val="heading 6"/>
    <w:basedOn w:val="Normln"/>
    <w:next w:val="Normln"/>
    <w:link w:val="Nadpis6Char"/>
    <w:qFormat/>
    <w:rsid w:val="003764ED"/>
    <w:pPr>
      <w:keepNext/>
      <w:numPr>
        <w:ilvl w:val="5"/>
        <w:numId w:val="11"/>
      </w:numPr>
      <w:tabs>
        <w:tab w:val="left" w:pos="169"/>
        <w:tab w:val="left" w:pos="1699"/>
        <w:tab w:val="left" w:pos="2265"/>
        <w:tab w:val="left" w:pos="2832"/>
        <w:tab w:val="center" w:pos="3495"/>
        <w:tab w:val="left" w:pos="3964"/>
        <w:tab w:val="left" w:pos="4530"/>
        <w:tab w:val="left" w:pos="5096"/>
        <w:tab w:val="left" w:pos="5662"/>
        <w:tab w:val="left" w:pos="6228"/>
        <w:tab w:val="left" w:pos="6794"/>
        <w:tab w:val="left" w:pos="7360"/>
        <w:tab w:val="left" w:pos="7926"/>
        <w:tab w:val="left" w:pos="8492"/>
        <w:tab w:val="left" w:pos="9058"/>
        <w:tab w:val="left" w:pos="9624"/>
        <w:tab w:val="left" w:pos="10190"/>
        <w:tab w:val="left" w:pos="10756"/>
      </w:tabs>
      <w:spacing w:before="120" w:after="120"/>
      <w:ind w:left="3417"/>
      <w:jc w:val="left"/>
      <w:outlineLvl w:val="5"/>
    </w:pPr>
    <w:rPr>
      <w:rFonts w:ascii="Univers" w:eastAsia="Times New Roman" w:hAnsi="Univers" w:cs="Times New Roman"/>
      <w:b/>
      <w:iCs/>
      <w:szCs w:val="20"/>
    </w:rPr>
  </w:style>
  <w:style w:type="paragraph" w:styleId="Nadpis7">
    <w:name w:val="heading 7"/>
    <w:basedOn w:val="Normln"/>
    <w:next w:val="Normln"/>
    <w:link w:val="Nadpis7Char"/>
    <w:uiPriority w:val="9"/>
    <w:semiHidden/>
    <w:unhideWhenUsed/>
    <w:qFormat/>
    <w:rsid w:val="00667F85"/>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667F85"/>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667F85"/>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297ABA"/>
    <w:rPr>
      <w:rFonts w:ascii="Arial" w:eastAsia="Times New Roman" w:hAnsi="Arial" w:cs="Times New Roman"/>
      <w:b/>
      <w:caps/>
      <w:sz w:val="32"/>
      <w:szCs w:val="20"/>
    </w:rPr>
  </w:style>
  <w:style w:type="paragraph" w:styleId="Normlnodsazen">
    <w:name w:val="Normal Indent"/>
    <w:basedOn w:val="Normln"/>
    <w:uiPriority w:val="99"/>
    <w:semiHidden/>
    <w:unhideWhenUsed/>
    <w:rsid w:val="00684A27"/>
    <w:pPr>
      <w:ind w:left="708"/>
    </w:pPr>
  </w:style>
  <w:style w:type="character" w:customStyle="1" w:styleId="Nadpis2Char">
    <w:name w:val="Nadpis 2 Char"/>
    <w:basedOn w:val="Standardnpsmoodstavce"/>
    <w:link w:val="Nadpis2"/>
    <w:rsid w:val="003B6FD5"/>
    <w:rPr>
      <w:rFonts w:ascii="Arial" w:eastAsia="Times New Roman" w:hAnsi="Arial" w:cs="Times New Roman"/>
      <w:b/>
      <w:smallCaps/>
      <w:sz w:val="30"/>
      <w:szCs w:val="20"/>
      <w:lang w:val="en-GB"/>
    </w:rPr>
  </w:style>
  <w:style w:type="paragraph" w:styleId="Bezmezer">
    <w:name w:val="No Spacing"/>
    <w:link w:val="BezmezerChar"/>
    <w:uiPriority w:val="1"/>
    <w:qFormat/>
    <w:rsid w:val="00684A27"/>
    <w:pPr>
      <w:spacing w:after="0" w:line="240" w:lineRule="auto"/>
    </w:pPr>
    <w:rPr>
      <w:rFonts w:eastAsiaTheme="minorEastAsia"/>
      <w:lang w:eastAsia="fr-FR"/>
    </w:rPr>
  </w:style>
  <w:style w:type="character" w:customStyle="1" w:styleId="BezmezerChar">
    <w:name w:val="Bez mezer Char"/>
    <w:basedOn w:val="Standardnpsmoodstavce"/>
    <w:link w:val="Bezmezer"/>
    <w:uiPriority w:val="1"/>
    <w:rsid w:val="00684A27"/>
    <w:rPr>
      <w:rFonts w:eastAsiaTheme="minorEastAsia"/>
      <w:lang w:eastAsia="fr-FR"/>
    </w:rPr>
  </w:style>
  <w:style w:type="paragraph" w:styleId="Odstavecseseznamem">
    <w:name w:val="List Paragraph"/>
    <w:basedOn w:val="Normln"/>
    <w:uiPriority w:val="34"/>
    <w:qFormat/>
    <w:rsid w:val="00684A27"/>
    <w:pPr>
      <w:ind w:left="720"/>
      <w:contextualSpacing/>
    </w:pPr>
  </w:style>
  <w:style w:type="character" w:customStyle="1" w:styleId="Nadpis3Char">
    <w:name w:val="Nadpis 3 Char"/>
    <w:basedOn w:val="Standardnpsmoodstavce"/>
    <w:link w:val="Nadpis3"/>
    <w:rsid w:val="003B6FD5"/>
    <w:rPr>
      <w:rFonts w:ascii="Arial" w:eastAsia="Times New Roman" w:hAnsi="Arial" w:cs="Arial"/>
      <w:b/>
      <w:bCs/>
      <w:sz w:val="28"/>
      <w:szCs w:val="26"/>
      <w:lang w:val="en-GB"/>
    </w:rPr>
  </w:style>
  <w:style w:type="character" w:customStyle="1" w:styleId="Nadpis4Char">
    <w:name w:val="Nadpis 4 Char"/>
    <w:basedOn w:val="Standardnpsmoodstavce"/>
    <w:link w:val="Nadpis4"/>
    <w:rsid w:val="003B6FD5"/>
    <w:rPr>
      <w:rFonts w:ascii="Arial" w:eastAsia="Times New Roman" w:hAnsi="Arial" w:cs="Times New Roman"/>
      <w:b/>
      <w:sz w:val="26"/>
      <w:szCs w:val="20"/>
      <w:lang w:val="en-GB"/>
    </w:rPr>
  </w:style>
  <w:style w:type="character" w:customStyle="1" w:styleId="Nadpis5Char">
    <w:name w:val="Nadpis 5 Char"/>
    <w:basedOn w:val="Standardnpsmoodstavce"/>
    <w:link w:val="Nadpis5"/>
    <w:rsid w:val="003764ED"/>
    <w:rPr>
      <w:rFonts w:ascii="Arial" w:eastAsia="Times New Roman" w:hAnsi="Arial" w:cs="Times New Roman"/>
      <w:b/>
      <w:sz w:val="24"/>
      <w:szCs w:val="20"/>
      <w:lang w:val="en-US"/>
    </w:rPr>
  </w:style>
  <w:style w:type="character" w:customStyle="1" w:styleId="Nadpis6Char">
    <w:name w:val="Nadpis 6 Char"/>
    <w:basedOn w:val="Standardnpsmoodstavce"/>
    <w:link w:val="Nadpis6"/>
    <w:rsid w:val="003764ED"/>
    <w:rPr>
      <w:rFonts w:ascii="Univers" w:eastAsia="Times New Roman" w:hAnsi="Univers" w:cs="Times New Roman"/>
      <w:b/>
      <w:iCs/>
      <w:szCs w:val="20"/>
    </w:rPr>
  </w:style>
  <w:style w:type="paragraph" w:styleId="Zhlav">
    <w:name w:val="header"/>
    <w:basedOn w:val="Normln"/>
    <w:link w:val="ZhlavChar"/>
    <w:uiPriority w:val="99"/>
    <w:unhideWhenUsed/>
    <w:rsid w:val="00775F77"/>
    <w:pPr>
      <w:tabs>
        <w:tab w:val="center" w:pos="4536"/>
        <w:tab w:val="right" w:pos="9072"/>
      </w:tabs>
      <w:spacing w:after="0"/>
    </w:pPr>
  </w:style>
  <w:style w:type="character" w:customStyle="1" w:styleId="ZhlavChar">
    <w:name w:val="Záhlaví Char"/>
    <w:basedOn w:val="Standardnpsmoodstavce"/>
    <w:link w:val="Zhlav"/>
    <w:uiPriority w:val="99"/>
    <w:rsid w:val="00775F77"/>
  </w:style>
  <w:style w:type="paragraph" w:styleId="Zpat">
    <w:name w:val="footer"/>
    <w:basedOn w:val="Normln"/>
    <w:link w:val="ZpatChar"/>
    <w:uiPriority w:val="99"/>
    <w:unhideWhenUsed/>
    <w:rsid w:val="00775F77"/>
    <w:pPr>
      <w:tabs>
        <w:tab w:val="center" w:pos="4536"/>
        <w:tab w:val="right" w:pos="9072"/>
      </w:tabs>
      <w:spacing w:after="0"/>
    </w:pPr>
  </w:style>
  <w:style w:type="character" w:customStyle="1" w:styleId="ZpatChar">
    <w:name w:val="Zápatí Char"/>
    <w:basedOn w:val="Standardnpsmoodstavce"/>
    <w:link w:val="Zpat"/>
    <w:uiPriority w:val="99"/>
    <w:rsid w:val="00775F77"/>
  </w:style>
  <w:style w:type="paragraph" w:styleId="Textbubliny">
    <w:name w:val="Balloon Text"/>
    <w:basedOn w:val="Normln"/>
    <w:link w:val="TextbublinyChar"/>
    <w:uiPriority w:val="99"/>
    <w:semiHidden/>
    <w:unhideWhenUsed/>
    <w:rsid w:val="00775F77"/>
    <w:pPr>
      <w:spacing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775F77"/>
    <w:rPr>
      <w:rFonts w:ascii="Tahoma" w:hAnsi="Tahoma" w:cs="Tahoma"/>
      <w:sz w:val="16"/>
      <w:szCs w:val="16"/>
    </w:rPr>
  </w:style>
  <w:style w:type="table" w:styleId="Mkatabulky">
    <w:name w:val="Table Grid"/>
    <w:basedOn w:val="Normlntabulka"/>
    <w:uiPriority w:val="39"/>
    <w:rsid w:val="00ED7F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bsah1">
    <w:name w:val="toc 1"/>
    <w:basedOn w:val="Normln"/>
    <w:next w:val="Normln"/>
    <w:autoRedefine/>
    <w:uiPriority w:val="39"/>
    <w:unhideWhenUsed/>
    <w:rsid w:val="00297ABA"/>
    <w:pPr>
      <w:tabs>
        <w:tab w:val="left" w:pos="440"/>
        <w:tab w:val="right" w:leader="dot" w:pos="9062"/>
      </w:tabs>
      <w:spacing w:after="100"/>
    </w:pPr>
  </w:style>
  <w:style w:type="character" w:styleId="Hypertextovodkaz">
    <w:name w:val="Hyperlink"/>
    <w:basedOn w:val="Standardnpsmoodstavce"/>
    <w:uiPriority w:val="99"/>
    <w:unhideWhenUsed/>
    <w:rsid w:val="008738A2"/>
    <w:rPr>
      <w:color w:val="0000FF" w:themeColor="hyperlink"/>
      <w:u w:val="single"/>
    </w:rPr>
  </w:style>
  <w:style w:type="paragraph" w:styleId="Nadpisobsahu">
    <w:name w:val="TOC Heading"/>
    <w:basedOn w:val="Nadpis1"/>
    <w:next w:val="Normln"/>
    <w:uiPriority w:val="39"/>
    <w:semiHidden/>
    <w:unhideWhenUsed/>
    <w:qFormat/>
    <w:rsid w:val="00823DD3"/>
    <w:pPr>
      <w:keepLines/>
      <w:numPr>
        <w:numId w:val="0"/>
      </w:numPr>
      <w:spacing w:after="0" w:line="276" w:lineRule="auto"/>
      <w:outlineLvl w:val="9"/>
    </w:pPr>
    <w:rPr>
      <w:rFonts w:asciiTheme="majorHAnsi" w:eastAsiaTheme="majorEastAsia" w:hAnsiTheme="majorHAnsi" w:cstheme="majorBidi"/>
      <w:bCs/>
      <w:caps w:val="0"/>
      <w:color w:val="365F91" w:themeColor="accent1" w:themeShade="BF"/>
      <w:sz w:val="28"/>
      <w:szCs w:val="28"/>
      <w:lang w:eastAsia="fr-FR"/>
    </w:rPr>
  </w:style>
  <w:style w:type="paragraph" w:customStyle="1" w:styleId="Default">
    <w:name w:val="Default"/>
    <w:rsid w:val="00F45ECD"/>
    <w:pPr>
      <w:autoSpaceDE w:val="0"/>
      <w:autoSpaceDN w:val="0"/>
      <w:adjustRightInd w:val="0"/>
      <w:spacing w:after="0" w:line="240" w:lineRule="auto"/>
    </w:pPr>
    <w:rPr>
      <w:rFonts w:ascii="Arial" w:hAnsi="Arial" w:cs="Arial"/>
      <w:color w:val="000000"/>
      <w:sz w:val="24"/>
      <w:szCs w:val="24"/>
    </w:rPr>
  </w:style>
  <w:style w:type="character" w:customStyle="1" w:styleId="Nadpis7Char">
    <w:name w:val="Nadpis 7 Char"/>
    <w:basedOn w:val="Standardnpsmoodstavce"/>
    <w:link w:val="Nadpis7"/>
    <w:uiPriority w:val="9"/>
    <w:semiHidden/>
    <w:rsid w:val="00667F85"/>
    <w:rPr>
      <w:rFonts w:asciiTheme="majorHAnsi" w:eastAsiaTheme="majorEastAsia" w:hAnsiTheme="majorHAnsi" w:cstheme="majorBidi"/>
      <w:i/>
      <w:iCs/>
      <w:color w:val="404040" w:themeColor="text1" w:themeTint="BF"/>
    </w:rPr>
  </w:style>
  <w:style w:type="character" w:customStyle="1" w:styleId="Nadpis8Char">
    <w:name w:val="Nadpis 8 Char"/>
    <w:basedOn w:val="Standardnpsmoodstavce"/>
    <w:link w:val="Nadpis8"/>
    <w:uiPriority w:val="9"/>
    <w:semiHidden/>
    <w:rsid w:val="00667F85"/>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667F85"/>
    <w:rPr>
      <w:rFonts w:asciiTheme="majorHAnsi" w:eastAsiaTheme="majorEastAsia" w:hAnsiTheme="majorHAnsi" w:cstheme="majorBidi"/>
      <w:i/>
      <w:iCs/>
      <w:color w:val="404040" w:themeColor="text1" w:themeTint="BF"/>
      <w:sz w:val="20"/>
      <w:szCs w:val="20"/>
    </w:rPr>
  </w:style>
  <w:style w:type="paragraph" w:styleId="Titulek">
    <w:name w:val="caption"/>
    <w:basedOn w:val="Normln"/>
    <w:next w:val="Normlnodsazen"/>
    <w:uiPriority w:val="35"/>
    <w:unhideWhenUsed/>
    <w:qFormat/>
    <w:rsid w:val="005959E1"/>
    <w:pPr>
      <w:spacing w:before="120" w:after="320"/>
      <w:jc w:val="center"/>
    </w:pPr>
    <w:rPr>
      <w:b/>
      <w:bCs/>
      <w:i/>
      <w:sz w:val="20"/>
      <w:szCs w:val="18"/>
      <w:lang w:val="en-GB"/>
    </w:rPr>
  </w:style>
  <w:style w:type="paragraph" w:styleId="Seznamobrzk">
    <w:name w:val="table of figures"/>
    <w:basedOn w:val="Normln"/>
    <w:next w:val="Normln"/>
    <w:uiPriority w:val="99"/>
    <w:unhideWhenUsed/>
    <w:rsid w:val="0071672C"/>
    <w:pPr>
      <w:spacing w:after="0"/>
    </w:pPr>
  </w:style>
  <w:style w:type="paragraph" w:styleId="Obsah2">
    <w:name w:val="toc 2"/>
    <w:basedOn w:val="Normln"/>
    <w:next w:val="Normln"/>
    <w:autoRedefine/>
    <w:uiPriority w:val="39"/>
    <w:unhideWhenUsed/>
    <w:rsid w:val="0041339F"/>
    <w:pPr>
      <w:spacing w:after="100"/>
      <w:ind w:left="220"/>
    </w:pPr>
  </w:style>
  <w:style w:type="paragraph" w:styleId="Obsah3">
    <w:name w:val="toc 3"/>
    <w:basedOn w:val="Normln"/>
    <w:next w:val="Normln"/>
    <w:autoRedefine/>
    <w:uiPriority w:val="39"/>
    <w:unhideWhenUsed/>
    <w:rsid w:val="0041339F"/>
    <w:pPr>
      <w:spacing w:after="100"/>
      <w:ind w:left="440"/>
    </w:pPr>
  </w:style>
  <w:style w:type="paragraph" w:styleId="Obsah4">
    <w:name w:val="toc 4"/>
    <w:basedOn w:val="Normln"/>
    <w:next w:val="Normln"/>
    <w:autoRedefine/>
    <w:uiPriority w:val="39"/>
    <w:unhideWhenUsed/>
    <w:rsid w:val="0041339F"/>
    <w:pPr>
      <w:spacing w:after="100"/>
      <w:ind w:left="660"/>
    </w:pPr>
  </w:style>
  <w:style w:type="paragraph" w:styleId="Obsah5">
    <w:name w:val="toc 5"/>
    <w:basedOn w:val="Normln"/>
    <w:next w:val="Normln"/>
    <w:autoRedefine/>
    <w:uiPriority w:val="39"/>
    <w:unhideWhenUsed/>
    <w:rsid w:val="0041339F"/>
    <w:pPr>
      <w:spacing w:after="100"/>
      <w:ind w:left="880"/>
    </w:pPr>
  </w:style>
  <w:style w:type="paragraph" w:styleId="Obsah6">
    <w:name w:val="toc 6"/>
    <w:basedOn w:val="Normln"/>
    <w:next w:val="Normln"/>
    <w:autoRedefine/>
    <w:uiPriority w:val="39"/>
    <w:unhideWhenUsed/>
    <w:rsid w:val="0041339F"/>
    <w:pPr>
      <w:spacing w:after="100"/>
      <w:ind w:left="1100"/>
    </w:pPr>
  </w:style>
  <w:style w:type="paragraph" w:customStyle="1" w:styleId="code">
    <w:name w:val="code"/>
    <w:basedOn w:val="Normln"/>
    <w:link w:val="codeChar"/>
    <w:qFormat/>
    <w:rsid w:val="00E51B2B"/>
    <w:pPr>
      <w:ind w:left="284"/>
      <w:contextualSpacing/>
    </w:pPr>
    <w:rPr>
      <w:rFonts w:ascii="Courier New" w:hAnsi="Courier New" w:cs="Courier New"/>
      <w:lang w:val="en-US"/>
    </w:rPr>
  </w:style>
  <w:style w:type="paragraph" w:customStyle="1" w:styleId="guielement">
    <w:name w:val="gui element"/>
    <w:basedOn w:val="Normln"/>
    <w:link w:val="guielementChar"/>
    <w:qFormat/>
    <w:rsid w:val="00CA5F23"/>
    <w:rPr>
      <w:rFonts w:ascii="Arial Narrow" w:hAnsi="Arial Narrow" w:cs="Courier New"/>
      <w:b/>
      <w:lang w:val="en-US"/>
    </w:rPr>
  </w:style>
  <w:style w:type="character" w:customStyle="1" w:styleId="codeChar">
    <w:name w:val="code Char"/>
    <w:basedOn w:val="Standardnpsmoodstavce"/>
    <w:link w:val="code"/>
    <w:rsid w:val="00E51B2B"/>
    <w:rPr>
      <w:rFonts w:ascii="Courier New" w:hAnsi="Courier New" w:cs="Courier New"/>
      <w:lang w:val="en-US"/>
    </w:rPr>
  </w:style>
  <w:style w:type="character" w:customStyle="1" w:styleId="guielementChar">
    <w:name w:val="gui element Char"/>
    <w:basedOn w:val="Standardnpsmoodstavce"/>
    <w:link w:val="guielement"/>
    <w:rsid w:val="00CA5F23"/>
    <w:rPr>
      <w:rFonts w:ascii="Arial Narrow" w:hAnsi="Arial Narrow" w:cs="Courier New"/>
      <w:b/>
      <w:lang w:val="en-US"/>
    </w:rPr>
  </w:style>
  <w:style w:type="character" w:styleId="Zstupntext">
    <w:name w:val="Placeholder Text"/>
    <w:basedOn w:val="Standardnpsmoodstavce"/>
    <w:uiPriority w:val="99"/>
    <w:semiHidden/>
    <w:rsid w:val="00F825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190800">
      <w:bodyDiv w:val="1"/>
      <w:marLeft w:val="0"/>
      <w:marRight w:val="0"/>
      <w:marTop w:val="0"/>
      <w:marBottom w:val="0"/>
      <w:divBdr>
        <w:top w:val="none" w:sz="0" w:space="0" w:color="auto"/>
        <w:left w:val="none" w:sz="0" w:space="0" w:color="auto"/>
        <w:bottom w:val="none" w:sz="0" w:space="0" w:color="auto"/>
        <w:right w:val="none" w:sz="0" w:space="0" w:color="auto"/>
      </w:divBdr>
    </w:div>
    <w:div w:id="63171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ni.com/product-documentation/53413/e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github.com/smaslan/TWM/blob/master/doc/A244%20Algorithms%20description.pdf" TargetMode="External"/><Relationship Id="rId47" Type="http://schemas.openxmlformats.org/officeDocument/2006/relationships/hyperlink" Target="https://github.com/smaslan/TWM/blob/master/doc/A231%20Correction%20Files%20Reference%20Manual.docx" TargetMode="External"/><Relationship Id="rId50" Type="http://schemas.openxmlformats.org/officeDocument/2006/relationships/hyperlink" Target="https://github.com/smaslan/TWM/blob/master/doc/A232%20Algorithm%20Exchange%20Format.docx"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i.com/download/labview-run-time-engine-2013/4059/en/" TargetMode="External"/><Relationship Id="rId46" Type="http://schemas.openxmlformats.org/officeDocument/2006/relationships/hyperlink" Target="https://github.com/smaslan/TWM/blob/master/doc/A231%20Data%20exchange%20format%20and%20file%20formats.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github.com/KaeroDot/GOLPI"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mathworks.com/products/matlab.html" TargetMode="External"/><Relationship Id="rId40" Type="http://schemas.openxmlformats.org/officeDocument/2006/relationships/hyperlink" Target="http://www.ni.com/product-documentation/53540/en/" TargetMode="External"/><Relationship Id="rId45" Type="http://schemas.openxmlformats.org/officeDocument/2006/relationships/hyperlink" Target="https://octave.sourceforge.io/parallel/index.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nu.org/software/octave/" TargetMode="External"/><Relationship Id="rId49" Type="http://schemas.openxmlformats.org/officeDocument/2006/relationships/hyperlink" Target="https://github.com/smaslan/TWM/blob/master/doc/A244%20Algorithms%20description.pdf"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itlab.com/KaeroDot/octave-multicore" TargetMode="External"/><Relationship Id="rId52"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smaslan/TWM" TargetMode="External"/><Relationship Id="rId43" Type="http://schemas.openxmlformats.org/officeDocument/2006/relationships/hyperlink" Target="https://qwtb.github.io/qwtb/" TargetMode="External"/><Relationship Id="rId48" Type="http://schemas.openxmlformats.org/officeDocument/2006/relationships/hyperlink" Target="https://github.com/smaslan/TWM/blob/master/doc/A245%20TWM%20structure.docx" TargetMode="External"/><Relationship Id="rId8" Type="http://schemas.openxmlformats.org/officeDocument/2006/relationships/endnotes" Target="endnotes.xml"/><Relationship Id="rId5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F7718-85F3-466D-9B7B-0E08C3941E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43</Pages>
  <Words>11559</Words>
  <Characters>68202</Characters>
  <Application>Microsoft Office Word</Application>
  <DocSecurity>0</DocSecurity>
  <Lines>568</Lines>
  <Paragraphs>159</Paragraphs>
  <ScaleCrop>false</ScaleCrop>
  <HeadingPairs>
    <vt:vector size="4" baseType="variant">
      <vt:variant>
        <vt:lpstr>Název</vt:lpstr>
      </vt:variant>
      <vt:variant>
        <vt:i4>1</vt:i4>
      </vt:variant>
      <vt:variant>
        <vt:lpstr>Titre</vt:lpstr>
      </vt:variant>
      <vt:variant>
        <vt:i4>1</vt:i4>
      </vt:variant>
    </vt:vector>
  </HeadingPairs>
  <TitlesOfParts>
    <vt:vector size="2" baseType="lpstr">
      <vt:lpstr/>
      <vt:lpstr/>
    </vt:vector>
  </TitlesOfParts>
  <Company>LNE</Company>
  <LinksUpToDate>false</LinksUpToDate>
  <CharactersWithSpaces>79602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Soccalingame Soureche</dc:creator>
  <cp:lastModifiedBy>smaslan</cp:lastModifiedBy>
  <cp:revision>37</cp:revision>
  <cp:lastPrinted>2018-03-15T10:21:00Z</cp:lastPrinted>
  <dcterms:created xsi:type="dcterms:W3CDTF">2018-10-23T10:03:00Z</dcterms:created>
  <dcterms:modified xsi:type="dcterms:W3CDTF">2019-04-15T13:17:00Z</dcterms:modified>
</cp:coreProperties>
</file>